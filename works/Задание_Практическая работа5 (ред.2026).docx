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61DE76" w14:textId="13AB18C7" w:rsidR="006C63D1" w:rsidRPr="0006255F" w:rsidRDefault="006C63D1" w:rsidP="006C63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6028">
        <w:rPr>
          <w:rFonts w:ascii="Times New Roman" w:hAnsi="Times New Roman" w:cs="Times New Roman"/>
          <w:b/>
          <w:sz w:val="28"/>
          <w:szCs w:val="28"/>
        </w:rPr>
        <w:t xml:space="preserve">Задание для практической работы № </w:t>
      </w:r>
      <w:r w:rsidR="0006255F">
        <w:rPr>
          <w:rFonts w:ascii="Times New Roman" w:hAnsi="Times New Roman" w:cs="Times New Roman"/>
          <w:b/>
          <w:sz w:val="28"/>
          <w:szCs w:val="28"/>
        </w:rPr>
        <w:t>5</w:t>
      </w:r>
    </w:p>
    <w:p w14:paraId="17A04497" w14:textId="77777777" w:rsidR="00362452" w:rsidRDefault="00362452" w:rsidP="006C63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7401BC" w14:textId="77777777" w:rsidR="00A63F9E" w:rsidRPr="00553AF9" w:rsidRDefault="007641C9" w:rsidP="006C63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EE0B49">
        <w:rPr>
          <w:rFonts w:ascii="Times New Roman" w:hAnsi="Times New Roman" w:cs="Times New Roman"/>
          <w:b/>
          <w:sz w:val="28"/>
          <w:szCs w:val="28"/>
        </w:rPr>
        <w:t xml:space="preserve">Поиск </w:t>
      </w:r>
      <w:r w:rsidR="00BA6EF0">
        <w:rPr>
          <w:rFonts w:ascii="Times New Roman" w:hAnsi="Times New Roman" w:cs="Times New Roman"/>
          <w:b/>
          <w:sz w:val="28"/>
          <w:szCs w:val="28"/>
        </w:rPr>
        <w:t xml:space="preserve">актуальной информации </w:t>
      </w:r>
      <w:r w:rsidR="00362452">
        <w:rPr>
          <w:rFonts w:ascii="Times New Roman" w:hAnsi="Times New Roman" w:cs="Times New Roman"/>
          <w:b/>
          <w:sz w:val="28"/>
          <w:szCs w:val="28"/>
        </w:rPr>
        <w:t>для осуществления профессиональной деятельности педагога</w:t>
      </w:r>
      <w:r w:rsidR="009233D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44B1">
        <w:rPr>
          <w:rFonts w:ascii="Times New Roman" w:hAnsi="Times New Roman" w:cs="Times New Roman"/>
          <w:b/>
          <w:sz w:val="28"/>
          <w:szCs w:val="28"/>
        </w:rPr>
        <w:t xml:space="preserve">с использованием </w:t>
      </w:r>
      <w:r w:rsidR="00FF6963">
        <w:rPr>
          <w:rFonts w:ascii="Times New Roman" w:hAnsi="Times New Roman" w:cs="Times New Roman"/>
          <w:b/>
          <w:sz w:val="28"/>
          <w:szCs w:val="28"/>
        </w:rPr>
        <w:t>поисковых систем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r w:rsidR="00FF696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F7381EE" w14:textId="77777777" w:rsidR="00553AF9" w:rsidRDefault="00553AF9" w:rsidP="00553A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4C7263" w14:textId="736C66CE" w:rsidR="00BD0E0B" w:rsidRPr="00FF6963" w:rsidRDefault="00BD0E0B" w:rsidP="007E306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03E2A">
        <w:rPr>
          <w:rFonts w:ascii="Times New Roman" w:hAnsi="Times New Roman" w:cs="Times New Roman"/>
          <w:b/>
          <w:i/>
          <w:sz w:val="28"/>
          <w:szCs w:val="28"/>
        </w:rPr>
        <w:t xml:space="preserve">Задание рассчитано на </w:t>
      </w:r>
      <w:r w:rsidR="00FF6963">
        <w:rPr>
          <w:rFonts w:ascii="Times New Roman" w:hAnsi="Times New Roman" w:cs="Times New Roman"/>
          <w:b/>
          <w:i/>
          <w:sz w:val="28"/>
          <w:szCs w:val="28"/>
        </w:rPr>
        <w:t>2</w:t>
      </w:r>
      <w:r w:rsidRPr="00C03E2A">
        <w:rPr>
          <w:rFonts w:ascii="Times New Roman" w:hAnsi="Times New Roman" w:cs="Times New Roman"/>
          <w:b/>
          <w:i/>
          <w:sz w:val="28"/>
          <w:szCs w:val="28"/>
        </w:rPr>
        <w:t xml:space="preserve"> аудиторных час</w:t>
      </w:r>
      <w:r w:rsidR="001C6A07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="00FF6963" w:rsidRPr="00FF6963">
        <w:rPr>
          <w:rFonts w:ascii="Times New Roman" w:hAnsi="Times New Roman" w:cs="Times New Roman"/>
          <w:b/>
          <w:i/>
          <w:sz w:val="28"/>
          <w:szCs w:val="28"/>
        </w:rPr>
        <w:t>/</w:t>
      </w:r>
      <w:r w:rsidR="00D233CF">
        <w:rPr>
          <w:rFonts w:ascii="Times New Roman" w:hAnsi="Times New Roman" w:cs="Times New Roman"/>
          <w:b/>
          <w:i/>
          <w:sz w:val="28"/>
          <w:szCs w:val="28"/>
        </w:rPr>
        <w:t xml:space="preserve"> (2-3</w:t>
      </w:r>
      <w:r w:rsidR="00FF6963">
        <w:rPr>
          <w:rFonts w:ascii="Times New Roman" w:hAnsi="Times New Roman" w:cs="Times New Roman"/>
          <w:b/>
          <w:i/>
          <w:sz w:val="28"/>
          <w:szCs w:val="28"/>
        </w:rPr>
        <w:t xml:space="preserve"> балл</w:t>
      </w:r>
      <w:r w:rsidR="00D233CF">
        <w:rPr>
          <w:rFonts w:ascii="Times New Roman" w:hAnsi="Times New Roman" w:cs="Times New Roman"/>
          <w:b/>
          <w:i/>
          <w:sz w:val="28"/>
          <w:szCs w:val="28"/>
        </w:rPr>
        <w:t>а)</w:t>
      </w:r>
      <w:r w:rsidR="00FF696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18CCFB29" w14:textId="77777777" w:rsidR="00BD0E0B" w:rsidRPr="00C33CF0" w:rsidRDefault="00BD0E0B" w:rsidP="00553A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CC1A68" w14:textId="77777777" w:rsidR="00026CD8" w:rsidRDefault="000440B3" w:rsidP="001A7F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41BF">
        <w:rPr>
          <w:rFonts w:ascii="Times New Roman" w:hAnsi="Times New Roman" w:cs="Times New Roman"/>
          <w:sz w:val="28"/>
          <w:szCs w:val="28"/>
          <w:u w:val="single"/>
        </w:rPr>
        <w:t>Отчётный файл</w:t>
      </w:r>
      <w:r w:rsidR="00B6705D" w:rsidRPr="009C41BF">
        <w:rPr>
          <w:rFonts w:ascii="Times New Roman" w:hAnsi="Times New Roman" w:cs="Times New Roman"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6705D">
        <w:rPr>
          <w:rFonts w:ascii="Times New Roman" w:hAnsi="Times New Roman" w:cs="Times New Roman"/>
          <w:sz w:val="28"/>
          <w:szCs w:val="28"/>
        </w:rPr>
        <w:t xml:space="preserve">сохранённый </w:t>
      </w:r>
      <w:r>
        <w:rPr>
          <w:rFonts w:ascii="Times New Roman" w:hAnsi="Times New Roman" w:cs="Times New Roman"/>
          <w:sz w:val="28"/>
          <w:szCs w:val="28"/>
        </w:rPr>
        <w:t xml:space="preserve">данный файл </w:t>
      </w:r>
      <w:r w:rsidR="00B6705D">
        <w:rPr>
          <w:rFonts w:ascii="Times New Roman" w:hAnsi="Times New Roman" w:cs="Times New Roman"/>
          <w:sz w:val="28"/>
          <w:szCs w:val="28"/>
        </w:rPr>
        <w:t xml:space="preserve">с отражением Вашей работы. Сохранённый файл должен иметь </w:t>
      </w:r>
      <w:r w:rsidR="00E35025">
        <w:rPr>
          <w:rFonts w:ascii="Times New Roman" w:hAnsi="Times New Roman" w:cs="Times New Roman"/>
          <w:sz w:val="28"/>
          <w:szCs w:val="28"/>
        </w:rPr>
        <w:t xml:space="preserve">мая в </w:t>
      </w:r>
      <w:r w:rsidR="00B6705D">
        <w:rPr>
          <w:rFonts w:ascii="Times New Roman" w:hAnsi="Times New Roman" w:cs="Times New Roman"/>
          <w:sz w:val="28"/>
          <w:szCs w:val="28"/>
        </w:rPr>
        <w:t>формат</w:t>
      </w:r>
      <w:r w:rsidR="00E35025">
        <w:rPr>
          <w:rFonts w:ascii="Times New Roman" w:hAnsi="Times New Roman" w:cs="Times New Roman"/>
          <w:sz w:val="28"/>
          <w:szCs w:val="28"/>
        </w:rPr>
        <w:t>е</w:t>
      </w:r>
      <w:r w:rsidR="00B6705D">
        <w:rPr>
          <w:rFonts w:ascii="Times New Roman" w:hAnsi="Times New Roman" w:cs="Times New Roman"/>
          <w:sz w:val="28"/>
          <w:szCs w:val="28"/>
        </w:rPr>
        <w:t xml:space="preserve"> «</w:t>
      </w:r>
      <w:r w:rsidR="00E35025">
        <w:rPr>
          <w:rFonts w:ascii="Times New Roman" w:hAnsi="Times New Roman" w:cs="Times New Roman"/>
          <w:sz w:val="28"/>
          <w:szCs w:val="28"/>
        </w:rPr>
        <w:t>Фамилия_Пр-номер работы</w:t>
      </w:r>
      <w:r w:rsidR="00E35025" w:rsidRPr="00E35025">
        <w:rPr>
          <w:rFonts w:ascii="Times New Roman" w:hAnsi="Times New Roman" w:cs="Times New Roman"/>
          <w:sz w:val="28"/>
          <w:szCs w:val="28"/>
        </w:rPr>
        <w:t>.</w:t>
      </w:r>
      <w:r w:rsidR="00E35025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B6705D">
        <w:rPr>
          <w:rFonts w:ascii="Times New Roman" w:hAnsi="Times New Roman" w:cs="Times New Roman"/>
          <w:sz w:val="28"/>
          <w:szCs w:val="28"/>
        </w:rPr>
        <w:t>»</w:t>
      </w:r>
      <w:r w:rsidR="00E35025">
        <w:rPr>
          <w:rFonts w:ascii="Times New Roman" w:hAnsi="Times New Roman" w:cs="Times New Roman"/>
          <w:sz w:val="28"/>
          <w:szCs w:val="28"/>
        </w:rPr>
        <w:t xml:space="preserve">, в атрибутах указано Ваше авторство.  </w:t>
      </w:r>
    </w:p>
    <w:p w14:paraId="531DB855" w14:textId="77777777" w:rsidR="000440B3" w:rsidRDefault="000440B3" w:rsidP="001A7F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3589B1" w14:textId="77777777" w:rsidR="00951C92" w:rsidRDefault="00026CD8" w:rsidP="00951C9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1C9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Задача № 1. Ознакомление с краткой теорией </w:t>
      </w:r>
    </w:p>
    <w:p w14:paraId="3EF02BF5" w14:textId="77777777" w:rsidR="00026CD8" w:rsidRPr="00951C92" w:rsidRDefault="00026CD8" w:rsidP="00951C9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1C92">
        <w:rPr>
          <w:rFonts w:ascii="Times New Roman" w:hAnsi="Times New Roman" w:cs="Times New Roman"/>
          <w:b/>
          <w:bCs/>
          <w:sz w:val="28"/>
          <w:szCs w:val="28"/>
          <w:u w:val="single"/>
        </w:rPr>
        <w:t>по браузерам и поисковым системам</w:t>
      </w:r>
      <w:r w:rsidR="00C81F9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ознакомьтесь с краткой теорией </w:t>
      </w:r>
      <w:r w:rsidR="00C81F96" w:rsidRPr="00951C92">
        <w:rPr>
          <w:rFonts w:ascii="Times New Roman" w:hAnsi="Times New Roman" w:cs="Times New Roman"/>
          <w:b/>
          <w:bCs/>
          <w:sz w:val="28"/>
          <w:szCs w:val="28"/>
          <w:u w:val="single"/>
        </w:rPr>
        <w:t>по браузерам и поисковым системам</w:t>
      </w:r>
      <w:r w:rsidR="00C81F9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ниже </w:t>
      </w:r>
    </w:p>
    <w:p w14:paraId="1ED33BFC" w14:textId="77777777" w:rsidR="00026CD8" w:rsidRDefault="00026CD8" w:rsidP="00026C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B0EE31" w14:textId="72F91895" w:rsidR="007A0A85" w:rsidRPr="00917C24" w:rsidRDefault="00EC04D3" w:rsidP="001A7F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условиях </w:t>
      </w:r>
      <w:r w:rsidR="006C03A2">
        <w:rPr>
          <w:rFonts w:ascii="Times New Roman" w:hAnsi="Times New Roman" w:cs="Times New Roman"/>
          <w:sz w:val="28"/>
          <w:szCs w:val="28"/>
        </w:rPr>
        <w:t xml:space="preserve">современного цифрового общества </w:t>
      </w:r>
      <w:r w:rsidR="0028395B">
        <w:rPr>
          <w:rFonts w:ascii="Times New Roman" w:hAnsi="Times New Roman" w:cs="Times New Roman"/>
          <w:sz w:val="28"/>
          <w:szCs w:val="28"/>
        </w:rPr>
        <w:t xml:space="preserve">профессиональная деятельность любого </w:t>
      </w:r>
      <w:r w:rsidR="00582F8B">
        <w:rPr>
          <w:rFonts w:ascii="Times New Roman" w:hAnsi="Times New Roman" w:cs="Times New Roman"/>
          <w:sz w:val="28"/>
          <w:szCs w:val="28"/>
        </w:rPr>
        <w:t xml:space="preserve">педагога </w:t>
      </w:r>
      <w:r w:rsidR="0028395B">
        <w:rPr>
          <w:rFonts w:ascii="Times New Roman" w:hAnsi="Times New Roman" w:cs="Times New Roman"/>
          <w:sz w:val="28"/>
          <w:szCs w:val="28"/>
        </w:rPr>
        <w:t xml:space="preserve">немыслима без </w:t>
      </w:r>
      <w:r w:rsidR="002960DD"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r w:rsidR="0067248B">
        <w:rPr>
          <w:rFonts w:ascii="Times New Roman" w:hAnsi="Times New Roman" w:cs="Times New Roman"/>
          <w:sz w:val="28"/>
          <w:szCs w:val="28"/>
        </w:rPr>
        <w:t xml:space="preserve">возможностей </w:t>
      </w:r>
      <w:r w:rsidR="002960DD">
        <w:rPr>
          <w:rFonts w:ascii="Times New Roman" w:hAnsi="Times New Roman" w:cs="Times New Roman"/>
          <w:sz w:val="28"/>
          <w:szCs w:val="28"/>
        </w:rPr>
        <w:t xml:space="preserve">интернета </w:t>
      </w:r>
      <w:r w:rsidR="0067248B">
        <w:rPr>
          <w:rFonts w:ascii="Times New Roman" w:hAnsi="Times New Roman" w:cs="Times New Roman"/>
          <w:sz w:val="28"/>
          <w:szCs w:val="28"/>
        </w:rPr>
        <w:t xml:space="preserve">для поиска </w:t>
      </w:r>
      <w:r w:rsidR="004A1AEB">
        <w:rPr>
          <w:rFonts w:ascii="Times New Roman" w:hAnsi="Times New Roman" w:cs="Times New Roman"/>
          <w:sz w:val="28"/>
          <w:szCs w:val="28"/>
        </w:rPr>
        <w:t xml:space="preserve">и использования </w:t>
      </w:r>
      <w:r w:rsidR="00540518">
        <w:rPr>
          <w:rFonts w:ascii="Times New Roman" w:hAnsi="Times New Roman" w:cs="Times New Roman"/>
          <w:sz w:val="28"/>
          <w:szCs w:val="28"/>
        </w:rPr>
        <w:t xml:space="preserve">различной информации, необходимой ему для </w:t>
      </w:r>
      <w:r w:rsidR="00BC42D1">
        <w:rPr>
          <w:rFonts w:ascii="Times New Roman" w:hAnsi="Times New Roman" w:cs="Times New Roman"/>
          <w:sz w:val="28"/>
          <w:szCs w:val="28"/>
        </w:rPr>
        <w:t>осуществления тех или иных трудовых функций</w:t>
      </w:r>
      <w:r w:rsidR="00536DEC">
        <w:rPr>
          <w:rFonts w:ascii="Times New Roman" w:hAnsi="Times New Roman" w:cs="Times New Roman"/>
          <w:sz w:val="28"/>
          <w:szCs w:val="28"/>
        </w:rPr>
        <w:t xml:space="preserve">, определённых </w:t>
      </w:r>
      <w:r w:rsidR="00536DEC" w:rsidRPr="00536DEC">
        <w:rPr>
          <w:rFonts w:ascii="Times New Roman" w:hAnsi="Times New Roman" w:cs="Times New Roman"/>
          <w:sz w:val="28"/>
          <w:szCs w:val="28"/>
        </w:rPr>
        <w:t>профессиональны</w:t>
      </w:r>
      <w:r w:rsidR="00536DEC">
        <w:rPr>
          <w:rFonts w:ascii="Times New Roman" w:hAnsi="Times New Roman" w:cs="Times New Roman"/>
          <w:sz w:val="28"/>
          <w:szCs w:val="28"/>
        </w:rPr>
        <w:t>м</w:t>
      </w:r>
      <w:r w:rsidR="00582F8B">
        <w:rPr>
          <w:rFonts w:ascii="Times New Roman" w:hAnsi="Times New Roman" w:cs="Times New Roman"/>
          <w:sz w:val="28"/>
          <w:szCs w:val="28"/>
        </w:rPr>
        <w:t>и стандартами.</w:t>
      </w:r>
    </w:p>
    <w:p w14:paraId="66F57BC9" w14:textId="77777777" w:rsidR="0065043F" w:rsidRDefault="00F97A30" w:rsidP="00913B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необходимости (да и вряд ли возможно</w:t>
      </w:r>
      <w:r w:rsidR="00724ECE">
        <w:rPr>
          <w:rFonts w:ascii="Times New Roman" w:hAnsi="Times New Roman" w:cs="Times New Roman"/>
          <w:sz w:val="28"/>
          <w:szCs w:val="28"/>
        </w:rPr>
        <w:t xml:space="preserve"> и целесообразно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F806FA">
        <w:rPr>
          <w:rFonts w:ascii="Times New Roman" w:hAnsi="Times New Roman" w:cs="Times New Roman"/>
          <w:sz w:val="28"/>
          <w:szCs w:val="28"/>
        </w:rPr>
        <w:t xml:space="preserve">каждому учителю «изобретать велосипед» с нуля и </w:t>
      </w:r>
      <w:r w:rsidR="00CA5FF3">
        <w:rPr>
          <w:rFonts w:ascii="Times New Roman" w:hAnsi="Times New Roman" w:cs="Times New Roman"/>
          <w:sz w:val="28"/>
          <w:szCs w:val="28"/>
        </w:rPr>
        <w:t xml:space="preserve">осуществлять свою профессиональную деятельность </w:t>
      </w:r>
      <w:r w:rsidR="009B1D73">
        <w:rPr>
          <w:rFonts w:ascii="Times New Roman" w:hAnsi="Times New Roman" w:cs="Times New Roman"/>
          <w:sz w:val="28"/>
          <w:szCs w:val="28"/>
        </w:rPr>
        <w:t xml:space="preserve">без учёта </w:t>
      </w:r>
      <w:r w:rsidR="000E6891">
        <w:rPr>
          <w:rFonts w:ascii="Times New Roman" w:hAnsi="Times New Roman" w:cs="Times New Roman"/>
          <w:sz w:val="28"/>
          <w:szCs w:val="28"/>
        </w:rPr>
        <w:t xml:space="preserve">нормативных правовых и методических документов, </w:t>
      </w:r>
      <w:r w:rsidR="00F35CDC">
        <w:rPr>
          <w:rFonts w:ascii="Times New Roman" w:hAnsi="Times New Roman" w:cs="Times New Roman"/>
          <w:sz w:val="28"/>
          <w:szCs w:val="28"/>
        </w:rPr>
        <w:t xml:space="preserve">уже имеющихся наработок </w:t>
      </w:r>
      <w:r w:rsidR="009B0021">
        <w:rPr>
          <w:rFonts w:ascii="Times New Roman" w:hAnsi="Times New Roman" w:cs="Times New Roman"/>
          <w:sz w:val="28"/>
          <w:szCs w:val="28"/>
        </w:rPr>
        <w:t xml:space="preserve">других учителей </w:t>
      </w:r>
      <w:r w:rsidR="00E875C0">
        <w:rPr>
          <w:rFonts w:ascii="Times New Roman" w:hAnsi="Times New Roman" w:cs="Times New Roman"/>
          <w:sz w:val="28"/>
          <w:szCs w:val="28"/>
        </w:rPr>
        <w:t xml:space="preserve">и профессиональных педагогических сообществ. </w:t>
      </w:r>
    </w:p>
    <w:p w14:paraId="332928F5" w14:textId="420F97D1" w:rsidR="005E2B44" w:rsidRPr="00062226" w:rsidRDefault="00B275DC" w:rsidP="00913B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D75437">
        <w:rPr>
          <w:rFonts w:ascii="Times New Roman" w:hAnsi="Times New Roman" w:cs="Times New Roman"/>
          <w:sz w:val="28"/>
          <w:szCs w:val="28"/>
        </w:rPr>
        <w:t>астоящ</w:t>
      </w:r>
      <w:r>
        <w:rPr>
          <w:rFonts w:ascii="Times New Roman" w:hAnsi="Times New Roman" w:cs="Times New Roman"/>
          <w:sz w:val="28"/>
          <w:szCs w:val="28"/>
        </w:rPr>
        <w:t>ая</w:t>
      </w:r>
      <w:r w:rsidR="00D75437">
        <w:rPr>
          <w:rFonts w:ascii="Times New Roman" w:hAnsi="Times New Roman" w:cs="Times New Roman"/>
          <w:sz w:val="28"/>
          <w:szCs w:val="28"/>
        </w:rPr>
        <w:t xml:space="preserve"> практическ</w:t>
      </w:r>
      <w:r>
        <w:rPr>
          <w:rFonts w:ascii="Times New Roman" w:hAnsi="Times New Roman" w:cs="Times New Roman"/>
          <w:sz w:val="28"/>
          <w:szCs w:val="28"/>
        </w:rPr>
        <w:t>ая</w:t>
      </w:r>
      <w:r w:rsidR="00D75437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 xml:space="preserve">а посвящена </w:t>
      </w:r>
      <w:r w:rsidR="0062483A">
        <w:rPr>
          <w:rFonts w:ascii="Times New Roman" w:hAnsi="Times New Roman" w:cs="Times New Roman"/>
          <w:sz w:val="28"/>
          <w:szCs w:val="28"/>
        </w:rPr>
        <w:t xml:space="preserve">отработке </w:t>
      </w:r>
      <w:r w:rsidR="00E116E3">
        <w:rPr>
          <w:rFonts w:ascii="Times New Roman" w:hAnsi="Times New Roman" w:cs="Times New Roman"/>
          <w:sz w:val="28"/>
          <w:szCs w:val="28"/>
        </w:rPr>
        <w:t xml:space="preserve">на конкретных примерах </w:t>
      </w:r>
      <w:r w:rsidR="0062483A">
        <w:rPr>
          <w:rFonts w:ascii="Times New Roman" w:hAnsi="Times New Roman" w:cs="Times New Roman"/>
          <w:sz w:val="28"/>
          <w:szCs w:val="28"/>
        </w:rPr>
        <w:t xml:space="preserve">умений </w:t>
      </w:r>
      <w:r w:rsidR="00937092">
        <w:rPr>
          <w:rFonts w:ascii="Times New Roman" w:hAnsi="Times New Roman" w:cs="Times New Roman"/>
          <w:sz w:val="28"/>
          <w:szCs w:val="28"/>
        </w:rPr>
        <w:t xml:space="preserve">будущего учителя в целенаправленном поиске актуальной для решения той или иной </w:t>
      </w:r>
      <w:r w:rsidR="00E92862">
        <w:rPr>
          <w:rFonts w:ascii="Times New Roman" w:hAnsi="Times New Roman" w:cs="Times New Roman"/>
          <w:sz w:val="28"/>
          <w:szCs w:val="28"/>
        </w:rPr>
        <w:t xml:space="preserve">педагогической </w:t>
      </w:r>
      <w:r w:rsidR="00937092">
        <w:rPr>
          <w:rFonts w:ascii="Times New Roman" w:hAnsi="Times New Roman" w:cs="Times New Roman"/>
          <w:sz w:val="28"/>
          <w:szCs w:val="28"/>
        </w:rPr>
        <w:t>задачи</w:t>
      </w:r>
      <w:r w:rsidR="007C2B42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C53360">
        <w:rPr>
          <w:rFonts w:ascii="Times New Roman" w:hAnsi="Times New Roman" w:cs="Times New Roman"/>
          <w:sz w:val="28"/>
          <w:szCs w:val="28"/>
        </w:rPr>
        <w:t xml:space="preserve">возможностей </w:t>
      </w:r>
      <w:r w:rsidR="005E2B44">
        <w:rPr>
          <w:rFonts w:ascii="Times New Roman" w:hAnsi="Times New Roman" w:cs="Times New Roman"/>
          <w:sz w:val="28"/>
          <w:szCs w:val="28"/>
        </w:rPr>
        <w:t>сети интернет.</w:t>
      </w:r>
      <w:r w:rsidR="00AA43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14FEC4" w14:textId="77777777" w:rsidR="00855C2D" w:rsidRDefault="00377E2F" w:rsidP="00913B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Будущий учитель должен знать</w:t>
      </w:r>
      <w:r w:rsidR="00FF6236">
        <w:rPr>
          <w:rFonts w:ascii="Times New Roman" w:hAnsi="Times New Roman" w:cs="Times New Roman"/>
          <w:sz w:val="28"/>
          <w:szCs w:val="28"/>
        </w:rPr>
        <w:t xml:space="preserve">, что </w:t>
      </w:r>
      <w:r w:rsidR="009B5887" w:rsidRPr="00855C2D">
        <w:rPr>
          <w:rFonts w:ascii="Times New Roman" w:hAnsi="Times New Roman" w:cs="Times New Roman"/>
          <w:b/>
          <w:bCs/>
          <w:sz w:val="28"/>
          <w:szCs w:val="28"/>
        </w:rPr>
        <w:t>браузер</w:t>
      </w:r>
      <w:r w:rsidR="009B5887" w:rsidRPr="009B5887">
        <w:rPr>
          <w:rFonts w:ascii="Times New Roman" w:hAnsi="Times New Roman" w:cs="Times New Roman"/>
          <w:sz w:val="28"/>
          <w:szCs w:val="28"/>
        </w:rPr>
        <w:t> </w:t>
      </w:r>
      <w:r w:rsidR="009B5887">
        <w:rPr>
          <w:rFonts w:ascii="Times New Roman" w:hAnsi="Times New Roman" w:cs="Times New Roman"/>
          <w:sz w:val="28"/>
          <w:szCs w:val="28"/>
        </w:rPr>
        <w:t>–</w:t>
      </w:r>
      <w:r w:rsidR="009B5887" w:rsidRPr="009B5887">
        <w:rPr>
          <w:rFonts w:ascii="Times New Roman" w:hAnsi="Times New Roman" w:cs="Times New Roman"/>
          <w:sz w:val="28"/>
          <w:szCs w:val="28"/>
        </w:rPr>
        <w:t xml:space="preserve"> это программное обеспечение, установленное на компьютере </w:t>
      </w:r>
      <w:r w:rsidR="009B5887">
        <w:rPr>
          <w:rFonts w:ascii="Times New Roman" w:hAnsi="Times New Roman" w:cs="Times New Roman"/>
          <w:sz w:val="28"/>
          <w:szCs w:val="28"/>
        </w:rPr>
        <w:t>(</w:t>
      </w:r>
      <w:r w:rsidR="009B5887" w:rsidRPr="009B5887">
        <w:rPr>
          <w:rFonts w:ascii="Times New Roman" w:hAnsi="Times New Roman" w:cs="Times New Roman"/>
          <w:sz w:val="28"/>
          <w:szCs w:val="28"/>
        </w:rPr>
        <w:t>телефоне или другом устройстве</w:t>
      </w:r>
      <w:r w:rsidR="0099471E">
        <w:rPr>
          <w:rFonts w:ascii="Times New Roman" w:hAnsi="Times New Roman" w:cs="Times New Roman"/>
          <w:sz w:val="28"/>
          <w:szCs w:val="28"/>
        </w:rPr>
        <w:t xml:space="preserve"> под управлением любой операционной системы</w:t>
      </w:r>
      <w:r w:rsidR="009B5887">
        <w:rPr>
          <w:rFonts w:ascii="Times New Roman" w:hAnsi="Times New Roman" w:cs="Times New Roman"/>
          <w:sz w:val="28"/>
          <w:szCs w:val="28"/>
        </w:rPr>
        <w:t>)</w:t>
      </w:r>
      <w:r w:rsidR="009B5887" w:rsidRPr="009B5887">
        <w:rPr>
          <w:rFonts w:ascii="Times New Roman" w:hAnsi="Times New Roman" w:cs="Times New Roman"/>
          <w:sz w:val="28"/>
          <w:szCs w:val="28"/>
        </w:rPr>
        <w:t xml:space="preserve"> </w:t>
      </w:r>
      <w:r w:rsidR="009B5887">
        <w:rPr>
          <w:rFonts w:ascii="Times New Roman" w:hAnsi="Times New Roman" w:cs="Times New Roman"/>
          <w:sz w:val="28"/>
          <w:szCs w:val="28"/>
        </w:rPr>
        <w:t>с</w:t>
      </w:r>
      <w:r w:rsidR="009B5887" w:rsidRPr="009B5887">
        <w:rPr>
          <w:rFonts w:ascii="Times New Roman" w:hAnsi="Times New Roman" w:cs="Times New Roman"/>
          <w:sz w:val="28"/>
          <w:szCs w:val="28"/>
        </w:rPr>
        <w:t xml:space="preserve"> помощью </w:t>
      </w:r>
      <w:r w:rsidR="009B5887">
        <w:rPr>
          <w:rFonts w:ascii="Times New Roman" w:hAnsi="Times New Roman" w:cs="Times New Roman"/>
          <w:sz w:val="28"/>
          <w:szCs w:val="28"/>
        </w:rPr>
        <w:t xml:space="preserve">которого </w:t>
      </w:r>
      <w:r w:rsidR="009B5887" w:rsidRPr="009B5887">
        <w:rPr>
          <w:rFonts w:ascii="Times New Roman" w:hAnsi="Times New Roman" w:cs="Times New Roman"/>
          <w:sz w:val="28"/>
          <w:szCs w:val="28"/>
        </w:rPr>
        <w:t>открыва</w:t>
      </w:r>
      <w:r w:rsidR="009B5887">
        <w:rPr>
          <w:rFonts w:ascii="Times New Roman" w:hAnsi="Times New Roman" w:cs="Times New Roman"/>
          <w:sz w:val="28"/>
          <w:szCs w:val="28"/>
        </w:rPr>
        <w:t>ются</w:t>
      </w:r>
      <w:r w:rsidR="009B5887" w:rsidRPr="009B5887">
        <w:rPr>
          <w:rFonts w:ascii="Times New Roman" w:hAnsi="Times New Roman" w:cs="Times New Roman"/>
          <w:sz w:val="28"/>
          <w:szCs w:val="28"/>
        </w:rPr>
        <w:t xml:space="preserve"> сайты в интернете. </w:t>
      </w:r>
      <w:r w:rsidR="00472713">
        <w:rPr>
          <w:rFonts w:ascii="Times New Roman" w:hAnsi="Times New Roman" w:cs="Times New Roman"/>
          <w:sz w:val="28"/>
          <w:szCs w:val="28"/>
        </w:rPr>
        <w:t xml:space="preserve">Браузер устанавливается на компьютере пользователя. </w:t>
      </w:r>
      <w:r w:rsidR="00855C2D" w:rsidRPr="00855C2D">
        <w:rPr>
          <w:rFonts w:ascii="Times New Roman" w:hAnsi="Times New Roman" w:cs="Times New Roman"/>
          <w:sz w:val="28"/>
          <w:szCs w:val="28"/>
        </w:rPr>
        <w:t>Браузеры не выполняют поиск</w:t>
      </w:r>
      <w:r w:rsidR="00D1469F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="00855C2D" w:rsidRPr="00855C2D">
        <w:rPr>
          <w:rFonts w:ascii="Times New Roman" w:hAnsi="Times New Roman" w:cs="Times New Roman"/>
          <w:sz w:val="28"/>
          <w:szCs w:val="28"/>
        </w:rPr>
        <w:t xml:space="preserve">, для этого используются </w:t>
      </w:r>
      <w:r w:rsidR="00D1469F" w:rsidRPr="00D1469F">
        <w:rPr>
          <w:rFonts w:ascii="Times New Roman" w:hAnsi="Times New Roman" w:cs="Times New Roman"/>
          <w:b/>
          <w:bCs/>
          <w:sz w:val="28"/>
          <w:szCs w:val="28"/>
        </w:rPr>
        <w:t>поисковые системы</w:t>
      </w:r>
      <w:r w:rsidR="00D1469F">
        <w:rPr>
          <w:rFonts w:ascii="Times New Roman" w:hAnsi="Times New Roman" w:cs="Times New Roman"/>
          <w:sz w:val="28"/>
          <w:szCs w:val="28"/>
        </w:rPr>
        <w:t xml:space="preserve"> (</w:t>
      </w:r>
      <w:r w:rsidR="00855C2D" w:rsidRPr="00855C2D">
        <w:rPr>
          <w:rFonts w:ascii="Times New Roman" w:hAnsi="Times New Roman" w:cs="Times New Roman"/>
          <w:sz w:val="28"/>
          <w:szCs w:val="28"/>
        </w:rPr>
        <w:t>поисковики</w:t>
      </w:r>
      <w:r w:rsidR="00D1469F">
        <w:rPr>
          <w:rFonts w:ascii="Times New Roman" w:hAnsi="Times New Roman" w:cs="Times New Roman"/>
          <w:sz w:val="28"/>
          <w:szCs w:val="28"/>
        </w:rPr>
        <w:t>)</w:t>
      </w:r>
      <w:r w:rsidR="00855C2D" w:rsidRPr="00855C2D">
        <w:rPr>
          <w:rFonts w:ascii="Times New Roman" w:hAnsi="Times New Roman" w:cs="Times New Roman"/>
          <w:sz w:val="28"/>
          <w:szCs w:val="28"/>
        </w:rPr>
        <w:t>.</w:t>
      </w:r>
    </w:p>
    <w:p w14:paraId="397E9526" w14:textId="77777777" w:rsidR="00855C2D" w:rsidRDefault="00855C2D" w:rsidP="00913B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2C9484" w14:textId="77777777" w:rsidR="00395EB4" w:rsidRDefault="00BB6564" w:rsidP="00913B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числу наиболее популярных </w:t>
      </w:r>
      <w:r w:rsidRPr="00A04FD6">
        <w:rPr>
          <w:rFonts w:ascii="Times New Roman" w:hAnsi="Times New Roman" w:cs="Times New Roman"/>
          <w:b/>
          <w:bCs/>
          <w:sz w:val="28"/>
          <w:szCs w:val="28"/>
        </w:rPr>
        <w:t>браузеров</w:t>
      </w:r>
      <w:r>
        <w:rPr>
          <w:rFonts w:ascii="Times New Roman" w:hAnsi="Times New Roman" w:cs="Times New Roman"/>
          <w:sz w:val="28"/>
          <w:szCs w:val="28"/>
        </w:rPr>
        <w:t xml:space="preserve"> относятся</w:t>
      </w:r>
      <w:r w:rsidR="00395EB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14A7141" w14:textId="77777777" w:rsidR="00395EB4" w:rsidRDefault="00395EB4" w:rsidP="00913B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22"/>
        <w:gridCol w:w="5223"/>
      </w:tblGrid>
      <w:tr w:rsidR="00064E6F" w14:paraId="6B4A9812" w14:textId="77777777" w:rsidTr="00E0409C">
        <w:tc>
          <w:tcPr>
            <w:tcW w:w="4219" w:type="dxa"/>
          </w:tcPr>
          <w:p w14:paraId="4FE7BAA1" w14:textId="77777777" w:rsidR="00064E6F" w:rsidRDefault="00E64246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7" w:history="1">
              <w:r w:rsidR="00064E6F" w:rsidRPr="009111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Google Chrome</w:t>
              </w:r>
            </w:hyperlink>
          </w:p>
          <w:p w14:paraId="07EFA19C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179F76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4D37C7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52" w:type="dxa"/>
          </w:tcPr>
          <w:p w14:paraId="656192D3" w14:textId="77777777" w:rsidR="00064E6F" w:rsidRDefault="00034F78" w:rsidP="00034F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4F7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F29B65A" wp14:editId="3E4578A8">
                  <wp:extent cx="752475" cy="756727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340" cy="781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E6F" w14:paraId="44BCD58E" w14:textId="77777777" w:rsidTr="00E0409C">
        <w:tc>
          <w:tcPr>
            <w:tcW w:w="4219" w:type="dxa"/>
          </w:tcPr>
          <w:p w14:paraId="27B8C834" w14:textId="77777777" w:rsidR="00064E6F" w:rsidRDefault="00E64246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9" w:history="1">
              <w:r w:rsidR="00064E6F" w:rsidRPr="009111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Microsoft Edge</w:t>
              </w:r>
            </w:hyperlink>
          </w:p>
          <w:p w14:paraId="76E52876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04E3233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2E8A7C4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52" w:type="dxa"/>
          </w:tcPr>
          <w:p w14:paraId="1278F0DC" w14:textId="77777777" w:rsidR="00064E6F" w:rsidRDefault="0094335F" w:rsidP="009433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5F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A329655" wp14:editId="51BDF16D">
                  <wp:extent cx="742950" cy="77046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702" cy="78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E6F" w14:paraId="1832C929" w14:textId="77777777" w:rsidTr="00E0409C">
        <w:tc>
          <w:tcPr>
            <w:tcW w:w="4219" w:type="dxa"/>
          </w:tcPr>
          <w:p w14:paraId="1B5973D1" w14:textId="77777777" w:rsidR="00064E6F" w:rsidRDefault="00E64246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1" w:history="1">
              <w:r w:rsidR="00064E6F" w:rsidRPr="009111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Mozilla Firefox</w:t>
              </w:r>
            </w:hyperlink>
          </w:p>
          <w:p w14:paraId="51BCDA7D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516C4C7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587D830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52" w:type="dxa"/>
          </w:tcPr>
          <w:p w14:paraId="277D97BC" w14:textId="77777777" w:rsidR="00064E6F" w:rsidRDefault="000161F0" w:rsidP="000161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61F0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EE3C56D" wp14:editId="0319D6D8">
                  <wp:extent cx="771525" cy="71701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667" cy="732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E6F" w14:paraId="64429370" w14:textId="77777777" w:rsidTr="00E0409C">
        <w:tc>
          <w:tcPr>
            <w:tcW w:w="4219" w:type="dxa"/>
          </w:tcPr>
          <w:p w14:paraId="6F5BF6C5" w14:textId="77777777" w:rsidR="00064E6F" w:rsidRDefault="00E64246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3" w:history="1">
              <w:r w:rsidR="00064E6F" w:rsidRPr="009111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Opera</w:t>
              </w:r>
            </w:hyperlink>
          </w:p>
          <w:p w14:paraId="3616CB58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83B87A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48DB11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52" w:type="dxa"/>
          </w:tcPr>
          <w:p w14:paraId="7908DE3C" w14:textId="77777777" w:rsidR="00064E6F" w:rsidRDefault="00210D62" w:rsidP="00210D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0D6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153D3D8" wp14:editId="57F2C1DD">
                  <wp:extent cx="933450" cy="755421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245" cy="767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E6F" w14:paraId="1F77AFED" w14:textId="77777777" w:rsidTr="00E0409C">
        <w:tc>
          <w:tcPr>
            <w:tcW w:w="4219" w:type="dxa"/>
          </w:tcPr>
          <w:p w14:paraId="691F2267" w14:textId="77777777" w:rsidR="00064E6F" w:rsidRDefault="00E64246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5" w:history="1">
              <w:r w:rsidR="00064E6F" w:rsidRPr="009111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Safari</w:t>
              </w:r>
            </w:hyperlink>
          </w:p>
          <w:p w14:paraId="6A77A6C7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B460693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76E68F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52" w:type="dxa"/>
          </w:tcPr>
          <w:p w14:paraId="2477B56C" w14:textId="77777777" w:rsidR="00064E6F" w:rsidRDefault="00721FA4" w:rsidP="00721F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FA4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7041534" wp14:editId="12AE1E2C">
                  <wp:extent cx="723900" cy="755837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79" cy="764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E6F" w14:paraId="674FFDEF" w14:textId="77777777" w:rsidTr="00E0409C">
        <w:tc>
          <w:tcPr>
            <w:tcW w:w="4219" w:type="dxa"/>
          </w:tcPr>
          <w:p w14:paraId="4DA4D9B5" w14:textId="77777777" w:rsidR="00064E6F" w:rsidRDefault="00E64246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7" w:history="1">
              <w:r w:rsidR="00064E6F" w:rsidRPr="0091117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Яндекс</w:t>
              </w:r>
              <w:r w:rsidR="00064E6F" w:rsidRPr="0091117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.</w:t>
              </w:r>
              <w:r w:rsidR="00064E6F" w:rsidRPr="0091117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Браузер</w:t>
              </w:r>
            </w:hyperlink>
          </w:p>
          <w:p w14:paraId="4840E0F3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02AF34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08516F" w14:textId="77777777" w:rsidR="00064E6F" w:rsidRDefault="00064E6F" w:rsidP="00913B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52" w:type="dxa"/>
          </w:tcPr>
          <w:p w14:paraId="7028C665" w14:textId="77777777" w:rsidR="00064E6F" w:rsidRDefault="00721FA4" w:rsidP="00721F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FA4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CC82CE4" wp14:editId="666EF56D">
                  <wp:extent cx="781050" cy="752648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951" cy="762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DB3BD" w14:textId="77777777" w:rsidR="00395EB4" w:rsidRDefault="00395EB4" w:rsidP="00B20F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74FB14" w14:textId="77777777" w:rsidR="00B20F9F" w:rsidRDefault="00B20F9F" w:rsidP="00B20F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188">
        <w:rPr>
          <w:rFonts w:ascii="Times New Roman" w:hAnsi="Times New Roman" w:cs="Times New Roman"/>
          <w:b/>
          <w:bCs/>
          <w:sz w:val="28"/>
          <w:szCs w:val="28"/>
        </w:rPr>
        <w:t xml:space="preserve">Поисковая система </w:t>
      </w:r>
      <w:r>
        <w:rPr>
          <w:rFonts w:ascii="Times New Roman" w:hAnsi="Times New Roman" w:cs="Times New Roman"/>
          <w:sz w:val="28"/>
          <w:szCs w:val="28"/>
        </w:rPr>
        <w:t>представляет собой специализированный сайт –</w:t>
      </w:r>
      <w:r w:rsidRPr="00B20F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некий </w:t>
      </w:r>
      <w:r w:rsidRPr="00B20F9F">
        <w:rPr>
          <w:rFonts w:ascii="Times New Roman" w:hAnsi="Times New Roman" w:cs="Times New Roman"/>
          <w:sz w:val="28"/>
          <w:szCs w:val="28"/>
        </w:rPr>
        <w:t xml:space="preserve">проект в сети интернет, который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 для поиска и </w:t>
      </w:r>
      <w:r w:rsidRPr="00B20F9F">
        <w:rPr>
          <w:rFonts w:ascii="Times New Roman" w:hAnsi="Times New Roman" w:cs="Times New Roman"/>
          <w:sz w:val="28"/>
          <w:szCs w:val="28"/>
        </w:rPr>
        <w:t>получени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20F9F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="00A14188">
        <w:rPr>
          <w:rFonts w:ascii="Times New Roman" w:hAnsi="Times New Roman" w:cs="Times New Roman"/>
          <w:sz w:val="28"/>
          <w:szCs w:val="28"/>
        </w:rPr>
        <w:t xml:space="preserve">. Именно </w:t>
      </w:r>
      <w:r w:rsidRPr="00B20F9F">
        <w:rPr>
          <w:rFonts w:ascii="Times New Roman" w:hAnsi="Times New Roman" w:cs="Times New Roman"/>
          <w:sz w:val="28"/>
          <w:szCs w:val="28"/>
        </w:rPr>
        <w:t xml:space="preserve">благодаря поисковым системам </w:t>
      </w:r>
      <w:r w:rsidR="00A14188">
        <w:rPr>
          <w:rFonts w:ascii="Times New Roman" w:hAnsi="Times New Roman" w:cs="Times New Roman"/>
          <w:sz w:val="28"/>
          <w:szCs w:val="28"/>
        </w:rPr>
        <w:t xml:space="preserve">пользователи </w:t>
      </w:r>
      <w:r w:rsidRPr="00B20F9F">
        <w:rPr>
          <w:rFonts w:ascii="Times New Roman" w:hAnsi="Times New Roman" w:cs="Times New Roman"/>
          <w:sz w:val="28"/>
          <w:szCs w:val="28"/>
        </w:rPr>
        <w:t xml:space="preserve">находят </w:t>
      </w:r>
      <w:r w:rsidR="00A14188">
        <w:rPr>
          <w:rFonts w:ascii="Times New Roman" w:hAnsi="Times New Roman" w:cs="Times New Roman"/>
          <w:sz w:val="28"/>
          <w:szCs w:val="28"/>
        </w:rPr>
        <w:t xml:space="preserve">необходимую им </w:t>
      </w:r>
      <w:r w:rsidRPr="00B20F9F">
        <w:rPr>
          <w:rFonts w:ascii="Times New Roman" w:hAnsi="Times New Roman" w:cs="Times New Roman"/>
          <w:sz w:val="28"/>
          <w:szCs w:val="28"/>
        </w:rPr>
        <w:t xml:space="preserve">информацию для учебы, работы, </w:t>
      </w:r>
      <w:r w:rsidR="00A14188">
        <w:rPr>
          <w:rFonts w:ascii="Times New Roman" w:hAnsi="Times New Roman" w:cs="Times New Roman"/>
          <w:sz w:val="28"/>
          <w:szCs w:val="28"/>
        </w:rPr>
        <w:t>личного использования в быту и т.д.</w:t>
      </w:r>
    </w:p>
    <w:p w14:paraId="2AD1088F" w14:textId="77777777" w:rsidR="00693D8E" w:rsidRDefault="00E64246" w:rsidP="00D451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9" w:history="1">
        <w:r w:rsidR="00A3141A" w:rsidRPr="00F87021">
          <w:rPr>
            <w:rStyle w:val="a4"/>
            <w:rFonts w:ascii="Times New Roman" w:hAnsi="Times New Roman" w:cs="Times New Roman"/>
            <w:sz w:val="28"/>
            <w:szCs w:val="28"/>
          </w:rPr>
          <w:t>Поисковая система</w:t>
        </w:r>
      </w:hyperlink>
      <w:r w:rsidR="00D45149">
        <w:rPr>
          <w:rFonts w:ascii="Times New Roman" w:hAnsi="Times New Roman" w:cs="Times New Roman"/>
          <w:sz w:val="28"/>
          <w:szCs w:val="28"/>
        </w:rPr>
        <w:t>,</w:t>
      </w:r>
      <w:r w:rsidR="00A3141A">
        <w:rPr>
          <w:rFonts w:ascii="Times New Roman" w:hAnsi="Times New Roman" w:cs="Times New Roman"/>
          <w:sz w:val="28"/>
          <w:szCs w:val="28"/>
        </w:rPr>
        <w:t xml:space="preserve"> </w:t>
      </w:r>
      <w:r w:rsidR="00D45149">
        <w:rPr>
          <w:rFonts w:ascii="Times New Roman" w:hAnsi="Times New Roman" w:cs="Times New Roman"/>
          <w:sz w:val="28"/>
          <w:szCs w:val="28"/>
        </w:rPr>
        <w:t xml:space="preserve">по сути, представляет собой тоже </w:t>
      </w:r>
      <w:r w:rsidR="00693D8E" w:rsidRPr="00D45149">
        <w:rPr>
          <w:rFonts w:ascii="Times New Roman" w:hAnsi="Times New Roman" w:cs="Times New Roman"/>
          <w:sz w:val="28"/>
          <w:szCs w:val="28"/>
        </w:rPr>
        <w:t xml:space="preserve">программное обеспечение, но </w:t>
      </w:r>
      <w:r w:rsidR="00D45149">
        <w:rPr>
          <w:rFonts w:ascii="Times New Roman" w:hAnsi="Times New Roman" w:cs="Times New Roman"/>
          <w:sz w:val="28"/>
          <w:szCs w:val="28"/>
        </w:rPr>
        <w:t xml:space="preserve">в отличие от браузера, </w:t>
      </w:r>
      <w:r w:rsidR="00693D8E" w:rsidRPr="00D45149">
        <w:rPr>
          <w:rFonts w:ascii="Times New Roman" w:hAnsi="Times New Roman" w:cs="Times New Roman"/>
          <w:sz w:val="28"/>
          <w:szCs w:val="28"/>
        </w:rPr>
        <w:t xml:space="preserve">оно </w:t>
      </w:r>
      <w:r w:rsidR="00D45149">
        <w:rPr>
          <w:rFonts w:ascii="Times New Roman" w:hAnsi="Times New Roman" w:cs="Times New Roman"/>
          <w:sz w:val="28"/>
          <w:szCs w:val="28"/>
        </w:rPr>
        <w:t xml:space="preserve">установлено и </w:t>
      </w:r>
      <w:r w:rsidR="00693D8E" w:rsidRPr="00D45149">
        <w:rPr>
          <w:rFonts w:ascii="Times New Roman" w:hAnsi="Times New Roman" w:cs="Times New Roman"/>
          <w:sz w:val="28"/>
          <w:szCs w:val="28"/>
        </w:rPr>
        <w:t>хранится на сервере своего владельца, а не на компьютере</w:t>
      </w:r>
      <w:r w:rsidR="00D45149">
        <w:rPr>
          <w:rFonts w:ascii="Times New Roman" w:hAnsi="Times New Roman" w:cs="Times New Roman"/>
          <w:sz w:val="28"/>
          <w:szCs w:val="28"/>
        </w:rPr>
        <w:t xml:space="preserve"> пользователя. </w:t>
      </w:r>
    </w:p>
    <w:p w14:paraId="30421BB5" w14:textId="77777777" w:rsidR="00B20F9F" w:rsidRDefault="00300679" w:rsidP="00B20F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эту поисковую систему пользователи попадают именно благодаря браузеру. </w:t>
      </w:r>
      <w:r w:rsidR="00B20F9F" w:rsidRPr="00B20F9F">
        <w:rPr>
          <w:rFonts w:ascii="Times New Roman" w:hAnsi="Times New Roman" w:cs="Times New Roman"/>
          <w:sz w:val="28"/>
          <w:szCs w:val="28"/>
        </w:rPr>
        <w:t>Браузер и поисковая система тесно связаны с друг другом.</w:t>
      </w:r>
      <w:r w:rsidR="00B01DD9">
        <w:rPr>
          <w:rFonts w:ascii="Times New Roman" w:hAnsi="Times New Roman" w:cs="Times New Roman"/>
          <w:sz w:val="28"/>
          <w:szCs w:val="28"/>
        </w:rPr>
        <w:t xml:space="preserve"> </w:t>
      </w:r>
      <w:r w:rsidR="00B01DD9" w:rsidRPr="00B01DD9">
        <w:rPr>
          <w:rFonts w:ascii="Times New Roman" w:hAnsi="Times New Roman" w:cs="Times New Roman"/>
          <w:sz w:val="28"/>
          <w:szCs w:val="28"/>
        </w:rPr>
        <w:t>В</w:t>
      </w:r>
      <w:r w:rsidR="00B01DD9">
        <w:rPr>
          <w:rFonts w:ascii="Times New Roman" w:hAnsi="Times New Roman" w:cs="Times New Roman"/>
          <w:sz w:val="28"/>
          <w:szCs w:val="28"/>
        </w:rPr>
        <w:t xml:space="preserve">о многих </w:t>
      </w:r>
      <w:r w:rsidR="00B01DD9" w:rsidRPr="00B01DD9">
        <w:rPr>
          <w:rFonts w:ascii="Times New Roman" w:hAnsi="Times New Roman" w:cs="Times New Roman"/>
          <w:sz w:val="28"/>
          <w:szCs w:val="28"/>
        </w:rPr>
        <w:t>браузерах можно вводить поисковый запрос прямо в адресной строке</w:t>
      </w:r>
      <w:r w:rsidR="00B01DD9">
        <w:rPr>
          <w:rFonts w:ascii="Times New Roman" w:hAnsi="Times New Roman" w:cs="Times New Roman"/>
          <w:sz w:val="28"/>
          <w:szCs w:val="28"/>
        </w:rPr>
        <w:t xml:space="preserve">, из-за чего </w:t>
      </w:r>
      <w:r w:rsidR="00B01DD9" w:rsidRPr="00B01DD9">
        <w:rPr>
          <w:rFonts w:ascii="Times New Roman" w:hAnsi="Times New Roman" w:cs="Times New Roman"/>
          <w:sz w:val="28"/>
          <w:szCs w:val="28"/>
        </w:rPr>
        <w:t xml:space="preserve">некоторые </w:t>
      </w:r>
      <w:r w:rsidR="00B01DD9">
        <w:rPr>
          <w:rFonts w:ascii="Times New Roman" w:hAnsi="Times New Roman" w:cs="Times New Roman"/>
          <w:sz w:val="28"/>
          <w:szCs w:val="28"/>
        </w:rPr>
        <w:t xml:space="preserve">пользователи </w:t>
      </w:r>
      <w:r w:rsidR="00B01DD9" w:rsidRPr="00B01DD9">
        <w:rPr>
          <w:rFonts w:ascii="Times New Roman" w:hAnsi="Times New Roman" w:cs="Times New Roman"/>
          <w:sz w:val="28"/>
          <w:szCs w:val="28"/>
        </w:rPr>
        <w:t>путают браузеры с поисковыми системами.</w:t>
      </w:r>
      <w:r w:rsidR="00960268">
        <w:rPr>
          <w:rFonts w:ascii="Times New Roman" w:hAnsi="Times New Roman" w:cs="Times New Roman"/>
          <w:sz w:val="28"/>
          <w:szCs w:val="28"/>
        </w:rPr>
        <w:t xml:space="preserve"> Кроме того, </w:t>
      </w:r>
      <w:r w:rsidR="002D3242">
        <w:rPr>
          <w:rFonts w:ascii="Times New Roman" w:hAnsi="Times New Roman" w:cs="Times New Roman"/>
          <w:sz w:val="28"/>
          <w:szCs w:val="28"/>
        </w:rPr>
        <w:t xml:space="preserve">зачастую браузеры и поисковые системы </w:t>
      </w:r>
      <w:r w:rsidR="00B7294E">
        <w:rPr>
          <w:rFonts w:ascii="Times New Roman" w:hAnsi="Times New Roman" w:cs="Times New Roman"/>
          <w:sz w:val="28"/>
          <w:szCs w:val="28"/>
        </w:rPr>
        <w:t xml:space="preserve">имеют похожие названия. </w:t>
      </w:r>
    </w:p>
    <w:p w14:paraId="732DCCB6" w14:textId="77777777" w:rsidR="00B7294E" w:rsidRDefault="00B7294E" w:rsidP="00B20F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359C7" w14:textId="77777777" w:rsidR="00B7294E" w:rsidRDefault="00DC4F8C" w:rsidP="00B20F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Наиболее популярными </w:t>
      </w:r>
      <w:r w:rsidR="00C7626F" w:rsidRPr="008A1BDA">
        <w:rPr>
          <w:rFonts w:ascii="Times New Roman" w:hAnsi="Times New Roman" w:cs="Times New Roman"/>
          <w:b/>
          <w:bCs/>
          <w:sz w:val="28"/>
          <w:szCs w:val="28"/>
        </w:rPr>
        <w:t>поисковыми системами</w:t>
      </w:r>
      <w:r w:rsidR="00C7626F">
        <w:rPr>
          <w:rFonts w:ascii="Times New Roman" w:hAnsi="Times New Roman" w:cs="Times New Roman"/>
          <w:sz w:val="28"/>
          <w:szCs w:val="28"/>
        </w:rPr>
        <w:t xml:space="preserve"> являются: </w:t>
      </w:r>
    </w:p>
    <w:p w14:paraId="64680447" w14:textId="77777777" w:rsidR="001D4B40" w:rsidRDefault="001D4B40" w:rsidP="00B20F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A1BDA">
        <w:rPr>
          <w:rFonts w:ascii="Times New Roman" w:hAnsi="Times New Roman" w:cs="Times New Roman"/>
          <w:sz w:val="28"/>
          <w:szCs w:val="28"/>
        </w:rPr>
        <w:t>Google (Самая популярная поисковая система в мире, а в России занимает второе место);</w:t>
      </w:r>
    </w:p>
    <w:p w14:paraId="05790198" w14:textId="77777777" w:rsidR="00C7626F" w:rsidRDefault="001D4B40" w:rsidP="00B20F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Яндекс</w:t>
      </w:r>
      <w:r w:rsidR="004E18F2">
        <w:rPr>
          <w:rFonts w:ascii="Times New Roman" w:hAnsi="Times New Roman" w:cs="Times New Roman"/>
          <w:sz w:val="28"/>
          <w:szCs w:val="28"/>
        </w:rPr>
        <w:t xml:space="preserve"> </w:t>
      </w:r>
      <w:r w:rsidR="008927A8">
        <w:rPr>
          <w:rFonts w:ascii="Times New Roman" w:hAnsi="Times New Roman" w:cs="Times New Roman"/>
          <w:sz w:val="28"/>
          <w:szCs w:val="28"/>
        </w:rPr>
        <w:t xml:space="preserve">(Яндекс </w:t>
      </w:r>
      <w:r w:rsidR="004E18F2">
        <w:rPr>
          <w:rFonts w:ascii="Times New Roman" w:hAnsi="Times New Roman" w:cs="Times New Roman"/>
          <w:sz w:val="28"/>
          <w:szCs w:val="28"/>
        </w:rPr>
        <w:t>с нейропоиском</w:t>
      </w:r>
      <w:r w:rsidR="008927A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728F5" w:rsidRPr="008A1BDA">
        <w:rPr>
          <w:rFonts w:ascii="Times New Roman" w:hAnsi="Times New Roman" w:cs="Times New Roman"/>
          <w:sz w:val="28"/>
          <w:szCs w:val="28"/>
        </w:rPr>
        <w:t xml:space="preserve">доля </w:t>
      </w:r>
      <w:r w:rsidRPr="008A1BDA">
        <w:rPr>
          <w:rFonts w:ascii="Times New Roman" w:hAnsi="Times New Roman" w:cs="Times New Roman"/>
          <w:sz w:val="28"/>
          <w:szCs w:val="28"/>
        </w:rPr>
        <w:t>в Рунете составляет 64% и в ближайшие годы доля будет только расти; доля в мировом рейтинге - 1,35%)</w:t>
      </w:r>
      <w:r w:rsidR="00831ED2">
        <w:rPr>
          <w:rFonts w:ascii="Times New Roman" w:hAnsi="Times New Roman" w:cs="Times New Roman"/>
          <w:sz w:val="28"/>
          <w:szCs w:val="28"/>
        </w:rPr>
        <w:t>;</w:t>
      </w:r>
    </w:p>
    <w:p w14:paraId="0E3EE9FB" w14:textId="77777777" w:rsidR="001D4B40" w:rsidRPr="00866034" w:rsidRDefault="00B80B94" w:rsidP="008A1B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34">
        <w:rPr>
          <w:rFonts w:ascii="Times New Roman" w:hAnsi="Times New Roman" w:cs="Times New Roman"/>
          <w:sz w:val="28"/>
          <w:szCs w:val="28"/>
        </w:rPr>
        <w:t xml:space="preserve">- </w:t>
      </w:r>
      <w:r w:rsidR="001D4B40" w:rsidRPr="00A80B48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1D4B40" w:rsidRPr="00866034">
        <w:rPr>
          <w:rFonts w:ascii="Times New Roman" w:hAnsi="Times New Roman" w:cs="Times New Roman"/>
          <w:sz w:val="28"/>
          <w:szCs w:val="28"/>
        </w:rPr>
        <w:t>.</w:t>
      </w:r>
      <w:r w:rsidR="001D4B40" w:rsidRPr="00A80B48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A80B48" w:rsidRPr="00866034">
        <w:rPr>
          <w:rFonts w:ascii="Times New Roman" w:hAnsi="Times New Roman" w:cs="Times New Roman"/>
          <w:sz w:val="28"/>
          <w:szCs w:val="28"/>
        </w:rPr>
        <w:t>;</w:t>
      </w:r>
      <w:r w:rsidR="001D4B40" w:rsidRPr="00A80B4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D4B40" w:rsidRPr="008660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A2F9C8" w14:textId="77777777" w:rsidR="001D4B40" w:rsidRPr="00EC7D6F" w:rsidRDefault="00A80B48" w:rsidP="008A1B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D6F">
        <w:rPr>
          <w:rFonts w:ascii="Times New Roman" w:hAnsi="Times New Roman" w:cs="Times New Roman"/>
          <w:sz w:val="28"/>
          <w:szCs w:val="28"/>
        </w:rPr>
        <w:t xml:space="preserve">- </w:t>
      </w:r>
      <w:r w:rsidR="001D4B40" w:rsidRPr="00EC7D6F">
        <w:rPr>
          <w:rFonts w:ascii="Times New Roman" w:hAnsi="Times New Roman" w:cs="Times New Roman"/>
          <w:sz w:val="28"/>
          <w:szCs w:val="28"/>
        </w:rPr>
        <w:t>Bing</w:t>
      </w:r>
      <w:r w:rsidR="0063776F" w:rsidRPr="00EC7D6F">
        <w:rPr>
          <w:rFonts w:ascii="Times New Roman" w:hAnsi="Times New Roman" w:cs="Times New Roman"/>
          <w:sz w:val="28"/>
          <w:szCs w:val="28"/>
        </w:rPr>
        <w:t xml:space="preserve"> (поисковая система на основе искусственного интеллекта, разработанная компанией Microsoft)</w:t>
      </w:r>
      <w:r w:rsidR="001D4B40" w:rsidRPr="00EC7D6F">
        <w:rPr>
          <w:rFonts w:ascii="Times New Roman" w:hAnsi="Times New Roman" w:cs="Times New Roman"/>
          <w:sz w:val="28"/>
          <w:szCs w:val="28"/>
        </w:rPr>
        <w:t xml:space="preserve">;  </w:t>
      </w:r>
    </w:p>
    <w:p w14:paraId="6D553EF3" w14:textId="77777777" w:rsidR="001D4B40" w:rsidRPr="008927A8" w:rsidRDefault="00A80B48" w:rsidP="008A1B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7A8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1D4B40" w:rsidRPr="00A80B48">
        <w:rPr>
          <w:rFonts w:ascii="Times New Roman" w:hAnsi="Times New Roman" w:cs="Times New Roman"/>
          <w:sz w:val="28"/>
          <w:szCs w:val="28"/>
          <w:lang w:val="en-US"/>
        </w:rPr>
        <w:t>DuckDuckGo</w:t>
      </w:r>
      <w:r w:rsidR="002E6E09">
        <w:rPr>
          <w:rFonts w:ascii="Times New Roman" w:hAnsi="Times New Roman" w:cs="Times New Roman"/>
          <w:sz w:val="28"/>
          <w:szCs w:val="28"/>
        </w:rPr>
        <w:t xml:space="preserve"> (</w:t>
      </w:r>
      <w:r w:rsidR="008927A8">
        <w:rPr>
          <w:rFonts w:ascii="Times New Roman" w:hAnsi="Times New Roman" w:cs="Times New Roman"/>
          <w:sz w:val="28"/>
          <w:szCs w:val="28"/>
        </w:rPr>
        <w:t>поисковая система, разработанная американской одноимённой компанией</w:t>
      </w:r>
      <w:r w:rsidR="002E6E09">
        <w:rPr>
          <w:rFonts w:ascii="Times New Roman" w:hAnsi="Times New Roman" w:cs="Times New Roman"/>
          <w:sz w:val="28"/>
          <w:szCs w:val="28"/>
        </w:rPr>
        <w:t>)</w:t>
      </w:r>
      <w:r w:rsidRPr="008927A8">
        <w:rPr>
          <w:rFonts w:ascii="Times New Roman" w:hAnsi="Times New Roman" w:cs="Times New Roman"/>
          <w:sz w:val="28"/>
          <w:szCs w:val="28"/>
        </w:rPr>
        <w:t>;</w:t>
      </w:r>
      <w:r w:rsidR="001D4B40" w:rsidRPr="00A80B4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D4B40" w:rsidRPr="008927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5CF38C" w14:textId="77777777" w:rsidR="008927A8" w:rsidRDefault="00A80B48" w:rsidP="008A1B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7A8">
        <w:rPr>
          <w:rFonts w:ascii="Times New Roman" w:hAnsi="Times New Roman" w:cs="Times New Roman"/>
          <w:sz w:val="28"/>
          <w:szCs w:val="28"/>
        </w:rPr>
        <w:t xml:space="preserve">- </w:t>
      </w:r>
      <w:r w:rsidR="001D4B40" w:rsidRPr="00A80B48">
        <w:rPr>
          <w:rFonts w:ascii="Times New Roman" w:hAnsi="Times New Roman" w:cs="Times New Roman"/>
          <w:sz w:val="28"/>
          <w:szCs w:val="28"/>
          <w:lang w:val="en-US"/>
        </w:rPr>
        <w:t>Yahoo</w:t>
      </w:r>
      <w:r w:rsidR="001D4B40" w:rsidRPr="008927A8">
        <w:rPr>
          <w:rFonts w:ascii="Times New Roman" w:hAnsi="Times New Roman" w:cs="Times New Roman"/>
          <w:sz w:val="28"/>
          <w:szCs w:val="28"/>
        </w:rPr>
        <w:t>!</w:t>
      </w:r>
      <w:r w:rsidR="008927A8">
        <w:rPr>
          <w:rFonts w:ascii="Times New Roman" w:hAnsi="Times New Roman" w:cs="Times New Roman"/>
          <w:sz w:val="28"/>
          <w:szCs w:val="28"/>
        </w:rPr>
        <w:t xml:space="preserve"> (американская поисковая система);</w:t>
      </w:r>
    </w:p>
    <w:p w14:paraId="5AF84B0D" w14:textId="77777777" w:rsidR="001D4B40" w:rsidRPr="00A80B48" w:rsidRDefault="008927A8" w:rsidP="008A1B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1D4B40" w:rsidRPr="008927A8">
        <w:rPr>
          <w:rFonts w:ascii="Times New Roman" w:hAnsi="Times New Roman" w:cs="Times New Roman"/>
          <w:sz w:val="28"/>
          <w:szCs w:val="28"/>
        </w:rPr>
        <w:t xml:space="preserve"> </w:t>
      </w:r>
      <w:r w:rsidR="001D4B40" w:rsidRPr="00A80B48">
        <w:rPr>
          <w:rFonts w:ascii="Times New Roman" w:hAnsi="Times New Roman" w:cs="Times New Roman"/>
          <w:sz w:val="28"/>
          <w:szCs w:val="28"/>
          <w:lang w:val="en-US"/>
        </w:rPr>
        <w:t>Baidu</w:t>
      </w:r>
      <w:r>
        <w:rPr>
          <w:rFonts w:ascii="Times New Roman" w:hAnsi="Times New Roman" w:cs="Times New Roman"/>
          <w:sz w:val="28"/>
          <w:szCs w:val="28"/>
        </w:rPr>
        <w:t xml:space="preserve"> (китайская поисковая система)</w:t>
      </w:r>
      <w:r w:rsidR="00A80B4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64220B" w14:textId="77777777" w:rsidR="001D4B40" w:rsidRDefault="001D4B40" w:rsidP="00B20F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7ABE2F" w14:textId="77777777" w:rsidR="00A04FD6" w:rsidRPr="00C45511" w:rsidRDefault="00A04FD6" w:rsidP="00B20F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511">
        <w:rPr>
          <w:rFonts w:ascii="Times New Roman" w:hAnsi="Times New Roman" w:cs="Times New Roman"/>
          <w:sz w:val="28"/>
          <w:szCs w:val="28"/>
        </w:rPr>
        <w:t>Поиск, индексация</w:t>
      </w:r>
      <w:r w:rsidR="004F2EFC">
        <w:rPr>
          <w:rFonts w:ascii="Times New Roman" w:hAnsi="Times New Roman" w:cs="Times New Roman"/>
          <w:sz w:val="28"/>
          <w:szCs w:val="28"/>
        </w:rPr>
        <w:t xml:space="preserve">, ранжирование </w:t>
      </w:r>
      <w:r w:rsidRPr="00C45511">
        <w:rPr>
          <w:rFonts w:ascii="Times New Roman" w:hAnsi="Times New Roman" w:cs="Times New Roman"/>
          <w:sz w:val="28"/>
          <w:szCs w:val="28"/>
        </w:rPr>
        <w:t xml:space="preserve">и выдача </w:t>
      </w:r>
      <w:r w:rsidR="00D57B39">
        <w:rPr>
          <w:rFonts w:ascii="Times New Roman" w:hAnsi="Times New Roman" w:cs="Times New Roman"/>
          <w:sz w:val="28"/>
          <w:szCs w:val="28"/>
        </w:rPr>
        <w:t xml:space="preserve">результатов </w:t>
      </w:r>
      <w:r w:rsidR="0088330F" w:rsidRPr="00C45511">
        <w:rPr>
          <w:rFonts w:ascii="Times New Roman" w:hAnsi="Times New Roman" w:cs="Times New Roman"/>
          <w:sz w:val="28"/>
          <w:szCs w:val="28"/>
        </w:rPr>
        <w:t>найденных сайтов (ссылок) разными поисковыми системами осуществляется по-разному</w:t>
      </w:r>
      <w:r w:rsidR="00C45511">
        <w:rPr>
          <w:rFonts w:ascii="Times New Roman" w:hAnsi="Times New Roman" w:cs="Times New Roman"/>
          <w:sz w:val="28"/>
          <w:szCs w:val="28"/>
        </w:rPr>
        <w:t xml:space="preserve"> в соответствии с разными алгоритмами</w:t>
      </w:r>
      <w:r w:rsidR="0088330F" w:rsidRPr="00C45511">
        <w:rPr>
          <w:rFonts w:ascii="Times New Roman" w:hAnsi="Times New Roman" w:cs="Times New Roman"/>
          <w:sz w:val="28"/>
          <w:szCs w:val="28"/>
        </w:rPr>
        <w:t xml:space="preserve">.  </w:t>
      </w:r>
      <w:r w:rsidRPr="00C455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DF0823" w14:textId="77777777" w:rsidR="00B01DD9" w:rsidRDefault="0088330F" w:rsidP="00B20F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511">
        <w:rPr>
          <w:rFonts w:ascii="Times New Roman" w:hAnsi="Times New Roman" w:cs="Times New Roman"/>
          <w:sz w:val="28"/>
          <w:szCs w:val="28"/>
        </w:rPr>
        <w:t>Индексация страниц сайта</w:t>
      </w:r>
      <w:r w:rsidRPr="00866034">
        <w:rPr>
          <w:rFonts w:ascii="Times New Roman" w:hAnsi="Times New Roman" w:cs="Times New Roman"/>
          <w:sz w:val="28"/>
          <w:szCs w:val="28"/>
        </w:rPr>
        <w:t xml:space="preserve"> – это процесс, при котором поисковые системы собирают информацию о веб-страницах и добавляют её в свои базы данных. </w:t>
      </w:r>
      <w:r w:rsidRPr="00116ECA">
        <w:rPr>
          <w:rFonts w:ascii="Times New Roman" w:hAnsi="Times New Roman" w:cs="Times New Roman"/>
          <w:sz w:val="28"/>
          <w:szCs w:val="28"/>
        </w:rPr>
        <w:t xml:space="preserve">Это ключевой этап, который позволяет </w:t>
      </w:r>
      <w:r w:rsidR="00116ECA">
        <w:rPr>
          <w:rFonts w:ascii="Times New Roman" w:hAnsi="Times New Roman" w:cs="Times New Roman"/>
          <w:sz w:val="28"/>
          <w:szCs w:val="28"/>
        </w:rPr>
        <w:t xml:space="preserve">тому или иному </w:t>
      </w:r>
      <w:r w:rsidRPr="00116ECA">
        <w:rPr>
          <w:rFonts w:ascii="Times New Roman" w:hAnsi="Times New Roman" w:cs="Times New Roman"/>
          <w:sz w:val="28"/>
          <w:szCs w:val="28"/>
        </w:rPr>
        <w:t xml:space="preserve">сайту появляться в результатах поиска. </w:t>
      </w:r>
    </w:p>
    <w:p w14:paraId="3048093F" w14:textId="77777777" w:rsidR="00BC6A76" w:rsidRDefault="00BB7F5B" w:rsidP="00B20F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индексации </w:t>
      </w:r>
      <w:r w:rsidR="00567627">
        <w:rPr>
          <w:rFonts w:ascii="Times New Roman" w:hAnsi="Times New Roman" w:cs="Times New Roman"/>
          <w:sz w:val="28"/>
          <w:szCs w:val="28"/>
        </w:rPr>
        <w:t>учитываются</w:t>
      </w:r>
      <w:r w:rsidR="00FF309A">
        <w:rPr>
          <w:rFonts w:ascii="Times New Roman" w:hAnsi="Times New Roman" w:cs="Times New Roman"/>
          <w:sz w:val="28"/>
          <w:szCs w:val="28"/>
        </w:rPr>
        <w:t xml:space="preserve"> разные параметры. Вот некоторые из них</w:t>
      </w:r>
      <w:r w:rsidR="0056762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6978A41" w14:textId="77777777" w:rsidR="00D65C7E" w:rsidRPr="00FF309A" w:rsidRDefault="00567627" w:rsidP="00FF30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F309A" w:rsidRPr="00FF309A">
        <w:rPr>
          <w:rFonts w:ascii="Times New Roman" w:hAnsi="Times New Roman" w:cs="Times New Roman"/>
          <w:sz w:val="28"/>
          <w:szCs w:val="28"/>
        </w:rPr>
        <w:t xml:space="preserve">качество </w:t>
      </w:r>
      <w:r w:rsidR="00D65C7E" w:rsidRPr="00FF309A">
        <w:rPr>
          <w:rFonts w:ascii="Times New Roman" w:hAnsi="Times New Roman" w:cs="Times New Roman"/>
          <w:sz w:val="28"/>
          <w:szCs w:val="28"/>
        </w:rPr>
        <w:t xml:space="preserve">контента </w:t>
      </w:r>
      <w:r w:rsidR="00FF309A">
        <w:rPr>
          <w:rFonts w:ascii="Times New Roman" w:hAnsi="Times New Roman" w:cs="Times New Roman"/>
          <w:sz w:val="28"/>
          <w:szCs w:val="28"/>
        </w:rPr>
        <w:t>(</w:t>
      </w:r>
      <w:r w:rsidR="00FF309A" w:rsidRPr="00FF309A">
        <w:rPr>
          <w:rFonts w:ascii="Times New Roman" w:hAnsi="Times New Roman" w:cs="Times New Roman"/>
          <w:sz w:val="28"/>
          <w:szCs w:val="28"/>
        </w:rPr>
        <w:t>уникальность</w:t>
      </w:r>
      <w:r w:rsidR="00D65C7E" w:rsidRPr="00FF309A">
        <w:rPr>
          <w:rFonts w:ascii="Times New Roman" w:hAnsi="Times New Roman" w:cs="Times New Roman"/>
          <w:sz w:val="28"/>
          <w:szCs w:val="28"/>
        </w:rPr>
        <w:t>, уровень спама, значимость и полезность содержания страницы</w:t>
      </w:r>
      <w:r w:rsidR="00FF309A">
        <w:rPr>
          <w:rFonts w:ascii="Times New Roman" w:hAnsi="Times New Roman" w:cs="Times New Roman"/>
          <w:sz w:val="28"/>
          <w:szCs w:val="28"/>
        </w:rPr>
        <w:t>);</w:t>
      </w:r>
    </w:p>
    <w:p w14:paraId="0E9FCDB0" w14:textId="77777777" w:rsidR="00D65C7E" w:rsidRPr="00FF309A" w:rsidRDefault="00FF309A" w:rsidP="00FF30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="00D65C7E" w:rsidRPr="00FF309A">
        <w:rPr>
          <w:rFonts w:ascii="Times New Roman" w:hAnsi="Times New Roman" w:cs="Times New Roman"/>
          <w:sz w:val="28"/>
          <w:szCs w:val="28"/>
        </w:rPr>
        <w:t xml:space="preserve">труктура сайта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F309A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D65C7E" w:rsidRPr="00FF309A">
        <w:rPr>
          <w:rFonts w:ascii="Times New Roman" w:hAnsi="Times New Roman" w:cs="Times New Roman"/>
          <w:sz w:val="28"/>
          <w:szCs w:val="28"/>
        </w:rPr>
        <w:t>четкой и логической структуры сайта упрощает индексацию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23A285E6" w14:textId="77777777" w:rsidR="00D65C7E" w:rsidRPr="00FF309A" w:rsidRDefault="00FF309A" w:rsidP="00FF30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</w:t>
      </w:r>
      <w:r w:rsidR="00D65C7E" w:rsidRPr="00FF309A">
        <w:rPr>
          <w:rFonts w:ascii="Times New Roman" w:hAnsi="Times New Roman" w:cs="Times New Roman"/>
          <w:sz w:val="28"/>
          <w:szCs w:val="28"/>
        </w:rPr>
        <w:t xml:space="preserve">етаданные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F309A">
        <w:rPr>
          <w:rFonts w:ascii="Times New Roman" w:hAnsi="Times New Roman" w:cs="Times New Roman"/>
          <w:sz w:val="28"/>
          <w:szCs w:val="28"/>
        </w:rPr>
        <w:t xml:space="preserve">такие </w:t>
      </w:r>
      <w:r w:rsidR="00D65C7E" w:rsidRPr="00FF309A">
        <w:rPr>
          <w:rFonts w:ascii="Times New Roman" w:hAnsi="Times New Roman" w:cs="Times New Roman"/>
          <w:sz w:val="28"/>
          <w:szCs w:val="28"/>
        </w:rPr>
        <w:t>как заголовки, описания, теги, которые помогают понять содержание страницы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2CF77B6F" w14:textId="77777777" w:rsidR="00D65C7E" w:rsidRPr="00FF309A" w:rsidRDefault="00FF309A" w:rsidP="00FF30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</w:t>
      </w:r>
      <w:r w:rsidR="00D65C7E" w:rsidRPr="00FF309A">
        <w:rPr>
          <w:rFonts w:ascii="Times New Roman" w:hAnsi="Times New Roman" w:cs="Times New Roman"/>
          <w:sz w:val="28"/>
          <w:szCs w:val="28"/>
        </w:rPr>
        <w:t xml:space="preserve">добство и доступность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F309A">
        <w:rPr>
          <w:rFonts w:ascii="Times New Roman" w:hAnsi="Times New Roman" w:cs="Times New Roman"/>
          <w:sz w:val="28"/>
          <w:szCs w:val="28"/>
        </w:rPr>
        <w:t xml:space="preserve">удобство </w:t>
      </w:r>
      <w:r w:rsidR="00D65C7E" w:rsidRPr="00FF309A">
        <w:rPr>
          <w:rFonts w:ascii="Times New Roman" w:hAnsi="Times New Roman" w:cs="Times New Roman"/>
          <w:sz w:val="28"/>
          <w:szCs w:val="28"/>
        </w:rPr>
        <w:t>страниц для мобильных устройств, скорость загрузки страниц и доступность контента непосредственно для индексации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2D47119D" w14:textId="77777777" w:rsidR="00D65C7E" w:rsidRPr="00FF309A" w:rsidRDefault="00FF309A" w:rsidP="00FF30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FF309A">
        <w:rPr>
          <w:rFonts w:ascii="Times New Roman" w:hAnsi="Times New Roman" w:cs="Times New Roman"/>
          <w:sz w:val="28"/>
          <w:szCs w:val="28"/>
        </w:rPr>
        <w:t>свежесть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F309A">
        <w:rPr>
          <w:rFonts w:ascii="Times New Roman" w:hAnsi="Times New Roman" w:cs="Times New Roman"/>
          <w:sz w:val="28"/>
          <w:szCs w:val="28"/>
        </w:rPr>
        <w:t xml:space="preserve"> </w:t>
      </w:r>
      <w:r w:rsidR="00D65C7E" w:rsidRPr="00FF309A">
        <w:rPr>
          <w:rFonts w:ascii="Times New Roman" w:hAnsi="Times New Roman" w:cs="Times New Roman"/>
          <w:sz w:val="28"/>
          <w:szCs w:val="28"/>
        </w:rPr>
        <w:t xml:space="preserve">контента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F309A">
        <w:rPr>
          <w:rFonts w:ascii="Times New Roman" w:hAnsi="Times New Roman" w:cs="Times New Roman"/>
          <w:sz w:val="28"/>
          <w:szCs w:val="28"/>
        </w:rPr>
        <w:t xml:space="preserve">регулярно </w:t>
      </w:r>
      <w:r w:rsidR="00D65C7E" w:rsidRPr="00FF309A">
        <w:rPr>
          <w:rFonts w:ascii="Times New Roman" w:hAnsi="Times New Roman" w:cs="Times New Roman"/>
          <w:sz w:val="28"/>
          <w:szCs w:val="28"/>
        </w:rPr>
        <w:t>обновляемые сайты могут индексироваться чаще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1A7B8808" w14:textId="77777777" w:rsidR="00D65C7E" w:rsidRPr="00FF309A" w:rsidRDefault="00FF309A" w:rsidP="00FF30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F309A">
        <w:rPr>
          <w:rFonts w:ascii="Times New Roman" w:hAnsi="Times New Roman" w:cs="Times New Roman"/>
          <w:sz w:val="28"/>
          <w:szCs w:val="28"/>
        </w:rPr>
        <w:t xml:space="preserve">ключевые </w:t>
      </w:r>
      <w:r w:rsidR="00D65C7E" w:rsidRPr="00FF309A">
        <w:rPr>
          <w:rFonts w:ascii="Times New Roman" w:hAnsi="Times New Roman" w:cs="Times New Roman"/>
          <w:sz w:val="28"/>
          <w:szCs w:val="28"/>
        </w:rPr>
        <w:t xml:space="preserve">слова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F309A">
        <w:rPr>
          <w:rFonts w:ascii="Times New Roman" w:hAnsi="Times New Roman" w:cs="Times New Roman"/>
          <w:sz w:val="28"/>
          <w:szCs w:val="28"/>
        </w:rPr>
        <w:t xml:space="preserve">их </w:t>
      </w:r>
      <w:r w:rsidR="00D65C7E" w:rsidRPr="00FF309A">
        <w:rPr>
          <w:rFonts w:ascii="Times New Roman" w:hAnsi="Times New Roman" w:cs="Times New Roman"/>
          <w:sz w:val="28"/>
          <w:szCs w:val="28"/>
        </w:rPr>
        <w:t>использование и распределение в тексте, заголовках и мета-тегах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101E6623" w14:textId="77777777" w:rsidR="00D65C7E" w:rsidRPr="00FF309A" w:rsidRDefault="00FF309A" w:rsidP="00FF30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</w:t>
      </w:r>
      <w:r w:rsidR="00D65C7E" w:rsidRPr="00FF309A">
        <w:rPr>
          <w:rFonts w:ascii="Times New Roman" w:hAnsi="Times New Roman" w:cs="Times New Roman"/>
          <w:sz w:val="28"/>
          <w:szCs w:val="28"/>
        </w:rPr>
        <w:t xml:space="preserve">оличество и качество внешних ссылок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F309A">
        <w:rPr>
          <w:rFonts w:ascii="Times New Roman" w:hAnsi="Times New Roman" w:cs="Times New Roman"/>
          <w:sz w:val="28"/>
          <w:szCs w:val="28"/>
        </w:rPr>
        <w:t xml:space="preserve">ссылки </w:t>
      </w:r>
      <w:r w:rsidR="00D65C7E" w:rsidRPr="00FF309A">
        <w:rPr>
          <w:rFonts w:ascii="Times New Roman" w:hAnsi="Times New Roman" w:cs="Times New Roman"/>
          <w:sz w:val="28"/>
          <w:szCs w:val="28"/>
        </w:rPr>
        <w:t>с ресурсов с хорошей репутацией могут способствовать более быстрой индексации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79410E46" w14:textId="77777777" w:rsidR="00D65C7E" w:rsidRPr="00FF309A" w:rsidRDefault="00FF309A" w:rsidP="00FF30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</w:t>
      </w:r>
      <w:r w:rsidR="00D65C7E" w:rsidRPr="00FF309A">
        <w:rPr>
          <w:rFonts w:ascii="Times New Roman" w:hAnsi="Times New Roman" w:cs="Times New Roman"/>
          <w:sz w:val="28"/>
          <w:szCs w:val="28"/>
        </w:rPr>
        <w:t xml:space="preserve">циальные сигналы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F309A">
        <w:rPr>
          <w:rFonts w:ascii="Times New Roman" w:hAnsi="Times New Roman" w:cs="Times New Roman"/>
          <w:sz w:val="28"/>
          <w:szCs w:val="28"/>
        </w:rPr>
        <w:t xml:space="preserve">ссылки </w:t>
      </w:r>
      <w:r w:rsidR="00D65C7E" w:rsidRPr="00FF309A">
        <w:rPr>
          <w:rFonts w:ascii="Times New Roman" w:hAnsi="Times New Roman" w:cs="Times New Roman"/>
          <w:sz w:val="28"/>
          <w:szCs w:val="28"/>
        </w:rPr>
        <w:t xml:space="preserve">и упоминания сайта в социальных медиа и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D65C7E" w:rsidRPr="00FF309A">
        <w:rPr>
          <w:rFonts w:ascii="Times New Roman" w:hAnsi="Times New Roman" w:cs="Times New Roman"/>
          <w:sz w:val="28"/>
          <w:szCs w:val="28"/>
        </w:rPr>
        <w:t>прочих платформах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FCD9129" w14:textId="77777777" w:rsidR="00D65C7E" w:rsidRPr="00770C57" w:rsidRDefault="00D65C7E" w:rsidP="00770C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C57">
        <w:rPr>
          <w:rFonts w:ascii="Times New Roman" w:hAnsi="Times New Roman" w:cs="Times New Roman"/>
          <w:sz w:val="28"/>
          <w:szCs w:val="28"/>
        </w:rPr>
        <w:t xml:space="preserve">По завершении индексации </w:t>
      </w:r>
      <w:r w:rsidR="00770C57">
        <w:rPr>
          <w:rFonts w:ascii="Times New Roman" w:hAnsi="Times New Roman" w:cs="Times New Roman"/>
          <w:sz w:val="28"/>
          <w:szCs w:val="28"/>
        </w:rPr>
        <w:t xml:space="preserve">найденный </w:t>
      </w:r>
      <w:r w:rsidRPr="00770C57">
        <w:rPr>
          <w:rFonts w:ascii="Times New Roman" w:hAnsi="Times New Roman" w:cs="Times New Roman"/>
          <w:sz w:val="28"/>
          <w:szCs w:val="28"/>
        </w:rPr>
        <w:t xml:space="preserve">сайт становится доступным для появления в результатах поиска по наиболее релевантным (по </w:t>
      </w:r>
      <w:r w:rsidR="00560AD5">
        <w:rPr>
          <w:rFonts w:ascii="Times New Roman" w:hAnsi="Times New Roman" w:cs="Times New Roman"/>
          <w:sz w:val="28"/>
          <w:szCs w:val="28"/>
        </w:rPr>
        <w:t>«</w:t>
      </w:r>
      <w:r w:rsidRPr="00770C57">
        <w:rPr>
          <w:rFonts w:ascii="Times New Roman" w:hAnsi="Times New Roman" w:cs="Times New Roman"/>
          <w:sz w:val="28"/>
          <w:szCs w:val="28"/>
        </w:rPr>
        <w:t>мнению</w:t>
      </w:r>
      <w:r w:rsidR="00560AD5">
        <w:rPr>
          <w:rFonts w:ascii="Times New Roman" w:hAnsi="Times New Roman" w:cs="Times New Roman"/>
          <w:sz w:val="28"/>
          <w:szCs w:val="28"/>
        </w:rPr>
        <w:t>»</w:t>
      </w:r>
      <w:r w:rsidRPr="00770C57">
        <w:rPr>
          <w:rFonts w:ascii="Times New Roman" w:hAnsi="Times New Roman" w:cs="Times New Roman"/>
          <w:sz w:val="28"/>
          <w:szCs w:val="28"/>
        </w:rPr>
        <w:t xml:space="preserve"> поисковых систем) запросам. Качественно проиндексированный сайт имеет больше шансов занять высокие позиции в поисковой выдаче, что важно для привлечения трафика и потенциальных клиентов.</w:t>
      </w:r>
    </w:p>
    <w:p w14:paraId="1C46A3F2" w14:textId="77777777" w:rsidR="00D65C7E" w:rsidRPr="00770C57" w:rsidRDefault="00D65C7E" w:rsidP="00770C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C57">
        <w:rPr>
          <w:rFonts w:ascii="Times New Roman" w:hAnsi="Times New Roman" w:cs="Times New Roman"/>
          <w:sz w:val="28"/>
          <w:szCs w:val="28"/>
        </w:rPr>
        <w:t xml:space="preserve">Важно понимать, что индексация – это не единовременный процесс. Поисковые системы </w:t>
      </w:r>
      <w:r w:rsidR="000C274B">
        <w:rPr>
          <w:rFonts w:ascii="Times New Roman" w:hAnsi="Times New Roman" w:cs="Times New Roman"/>
          <w:sz w:val="28"/>
          <w:szCs w:val="28"/>
        </w:rPr>
        <w:t xml:space="preserve">с помощью так называемых роботов </w:t>
      </w:r>
      <w:r w:rsidRPr="00770C57">
        <w:rPr>
          <w:rFonts w:ascii="Times New Roman" w:hAnsi="Times New Roman" w:cs="Times New Roman"/>
          <w:sz w:val="28"/>
          <w:szCs w:val="28"/>
        </w:rPr>
        <w:t xml:space="preserve">регулярно </w:t>
      </w:r>
      <w:r w:rsidR="003A2BA5">
        <w:rPr>
          <w:rFonts w:ascii="Times New Roman" w:hAnsi="Times New Roman" w:cs="Times New Roman"/>
          <w:sz w:val="28"/>
          <w:szCs w:val="28"/>
        </w:rPr>
        <w:t xml:space="preserve">повторно </w:t>
      </w:r>
      <w:r w:rsidRPr="00770C57">
        <w:rPr>
          <w:rFonts w:ascii="Times New Roman" w:hAnsi="Times New Roman" w:cs="Times New Roman"/>
          <w:sz w:val="28"/>
          <w:szCs w:val="28"/>
        </w:rPr>
        <w:t>обходят сайты, чтобы их данные были актуальными и отражали последние изменения на веб-страницах.</w:t>
      </w:r>
    </w:p>
    <w:p w14:paraId="5D0C2A6B" w14:textId="77777777" w:rsidR="00D65C7E" w:rsidRPr="00770C57" w:rsidRDefault="00D65C7E" w:rsidP="00770C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C57">
        <w:rPr>
          <w:rFonts w:ascii="Times New Roman" w:hAnsi="Times New Roman" w:cs="Times New Roman"/>
          <w:sz w:val="28"/>
          <w:szCs w:val="28"/>
        </w:rPr>
        <w:t>Индексация в поисковых системах Google и Яндекс имеет свои особенности, несмотря на общие принципы работы. Вот некоторые ключевые различия:</w:t>
      </w:r>
    </w:p>
    <w:p w14:paraId="36C42ADB" w14:textId="77777777" w:rsidR="00D65C7E" w:rsidRPr="00770C57" w:rsidRDefault="00D65C7E" w:rsidP="00770C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C57">
        <w:rPr>
          <w:rFonts w:ascii="Times New Roman" w:hAnsi="Times New Roman" w:cs="Times New Roman"/>
          <w:sz w:val="28"/>
          <w:szCs w:val="28"/>
        </w:rPr>
        <w:lastRenderedPageBreak/>
        <w:t>1. Алгоритмы обработки и ранжирования. Google и Яндекс используют разные алгоритмы для индексации и ранжирования веб-страниц. Это влияет на то, какие страницы и в каком порядке показываются в результатах поиска.</w:t>
      </w:r>
    </w:p>
    <w:p w14:paraId="1EACE130" w14:textId="77777777" w:rsidR="00D65C7E" w:rsidRPr="00770C57" w:rsidRDefault="00D65C7E" w:rsidP="00770C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C57">
        <w:rPr>
          <w:rFonts w:ascii="Times New Roman" w:hAnsi="Times New Roman" w:cs="Times New Roman"/>
          <w:sz w:val="28"/>
          <w:szCs w:val="28"/>
        </w:rPr>
        <w:t>2. Локализация и региональные особенности. Яндекс более ориентирован на русскоязычный сегмент Интернета и более эффективно обрабатывает запросы, связанные с Россией и странами СНГ. Google, в свою очередь, является более глобальной поисковой системой с мощными инструментами локализации для различных регионов мира.</w:t>
      </w:r>
    </w:p>
    <w:p w14:paraId="6947A8CE" w14:textId="77777777" w:rsidR="00D65C7E" w:rsidRPr="00770C57" w:rsidRDefault="00D65C7E" w:rsidP="00770C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C57">
        <w:rPr>
          <w:rFonts w:ascii="Times New Roman" w:hAnsi="Times New Roman" w:cs="Times New Roman"/>
          <w:sz w:val="28"/>
          <w:szCs w:val="28"/>
        </w:rPr>
        <w:t>3. Подход к индексации и сканированию. Обе поисковые системы используют роботов для сканирования и индексации веб-страниц, но у них отличаются подходы к частоте сканирования, глубине индексации и принятию решений о включении страницы в поисковый индекс.</w:t>
      </w:r>
    </w:p>
    <w:p w14:paraId="7D23D3C7" w14:textId="77777777" w:rsidR="00D65C7E" w:rsidRPr="00770C57" w:rsidRDefault="00D65C7E" w:rsidP="00770C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C57">
        <w:rPr>
          <w:rFonts w:ascii="Times New Roman" w:hAnsi="Times New Roman" w:cs="Times New Roman"/>
          <w:sz w:val="28"/>
          <w:szCs w:val="28"/>
        </w:rPr>
        <w:t xml:space="preserve">Несмотря на то, что поисковые системы запрограммированы, чтобы оценивать веб-сайты на основе некоторой комбинации их популярности и релевантности, в реальности экспериментальные исследования указывают на то, что различные политические, экономические и социальные факторы оказывают влияние на поисковую выдачу. </w:t>
      </w:r>
    </w:p>
    <w:p w14:paraId="6A04EA8E" w14:textId="77777777" w:rsidR="004205DA" w:rsidRDefault="004205DA" w:rsidP="00D44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A727EB" w14:textId="77777777" w:rsidR="00BE0E66" w:rsidRDefault="00470711" w:rsidP="00D44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Большинство браузеров предоставляют возможность осуществлять поиск контента посредством разных поисковых систем. </w:t>
      </w:r>
      <w:r w:rsidR="00BE0E66">
        <w:rPr>
          <w:rFonts w:ascii="Times New Roman" w:hAnsi="Times New Roman" w:cs="Times New Roman"/>
          <w:sz w:val="28"/>
          <w:szCs w:val="28"/>
        </w:rPr>
        <w:t xml:space="preserve">При этом, как правило, </w:t>
      </w:r>
      <w:r w:rsidR="00D603AE">
        <w:rPr>
          <w:rFonts w:ascii="Times New Roman" w:hAnsi="Times New Roman" w:cs="Times New Roman"/>
          <w:sz w:val="28"/>
          <w:szCs w:val="28"/>
        </w:rPr>
        <w:t xml:space="preserve">одна из поисковых систем в настройках браузера указывается системой «по умолчанию». </w:t>
      </w:r>
    </w:p>
    <w:p w14:paraId="7CB35682" w14:textId="77777777" w:rsidR="00470711" w:rsidRDefault="00D603AE" w:rsidP="00D44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можно использовать специальные расширения для браузеров, например: </w:t>
      </w:r>
    </w:p>
    <w:p w14:paraId="070AA7E6" w14:textId="77777777" w:rsidR="00D603AE" w:rsidRPr="00D603AE" w:rsidRDefault="00D603AE" w:rsidP="00D603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603AE">
        <w:rPr>
          <w:rFonts w:ascii="Times New Roman" w:hAnsi="Times New Roman" w:cs="Times New Roman"/>
          <w:sz w:val="28"/>
          <w:szCs w:val="28"/>
        </w:rPr>
        <w:t xml:space="preserve">«Мультипоиск» для </w:t>
      </w:r>
      <w:r>
        <w:rPr>
          <w:rFonts w:ascii="Times New Roman" w:hAnsi="Times New Roman" w:cs="Times New Roman"/>
          <w:sz w:val="28"/>
          <w:szCs w:val="28"/>
        </w:rPr>
        <w:t xml:space="preserve">браузера </w:t>
      </w:r>
      <w:r w:rsidRPr="00D603AE">
        <w:rPr>
          <w:rFonts w:ascii="Times New Roman" w:hAnsi="Times New Roman" w:cs="Times New Roman"/>
          <w:sz w:val="28"/>
          <w:szCs w:val="28"/>
        </w:rPr>
        <w:t>Chrome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D603AE">
        <w:rPr>
          <w:rFonts w:ascii="Times New Roman" w:hAnsi="Times New Roman" w:cs="Times New Roman"/>
          <w:sz w:val="28"/>
          <w:szCs w:val="28"/>
        </w:rPr>
        <w:t>озволяет выполнять поиск на нескольких сайтах одним щелчком мыши без необходимости повторного ввода запроса в разных поисковых системах. В меню панели инструментов внизу страницы поиска можно выбрать необходимую поисковую систему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D7E0F8" w14:textId="77777777" w:rsidR="00D603AE" w:rsidRPr="00D603AE" w:rsidRDefault="00D603AE" w:rsidP="00D603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3AE">
        <w:rPr>
          <w:rFonts w:ascii="Times New Roman" w:hAnsi="Times New Roman" w:cs="Times New Roman"/>
          <w:sz w:val="28"/>
          <w:szCs w:val="28"/>
          <w:lang w:val="en-US"/>
        </w:rPr>
        <w:t xml:space="preserve">- Multi Web Search </w:t>
      </w:r>
      <w:r w:rsidRPr="00D603AE">
        <w:rPr>
          <w:rFonts w:ascii="Times New Roman" w:hAnsi="Times New Roman" w:cs="Times New Roman"/>
          <w:sz w:val="28"/>
          <w:szCs w:val="28"/>
        </w:rPr>
        <w:t>для</w:t>
      </w:r>
      <w:r w:rsidRPr="00D603AE">
        <w:rPr>
          <w:rFonts w:ascii="Times New Roman" w:hAnsi="Times New Roman" w:cs="Times New Roman"/>
          <w:sz w:val="28"/>
          <w:szCs w:val="28"/>
          <w:lang w:val="en-US"/>
        </w:rPr>
        <w:t xml:space="preserve"> Firefox. </w:t>
      </w:r>
      <w:r w:rsidRPr="00D603AE">
        <w:rPr>
          <w:rFonts w:ascii="Times New Roman" w:hAnsi="Times New Roman" w:cs="Times New Roman"/>
          <w:sz w:val="28"/>
          <w:szCs w:val="28"/>
        </w:rPr>
        <w:t xml:space="preserve">Дополнение помогает найти информацию, обратившись к нескольким поисковым системам на выбор (Google, Yahoo, Bing, eBay, Amazon и т. д.) и отобразив результаты поиска на одной странице. </w:t>
      </w:r>
    </w:p>
    <w:p w14:paraId="7ADE6FB1" w14:textId="77777777" w:rsidR="00D603AE" w:rsidRPr="00D603AE" w:rsidRDefault="00D603AE" w:rsidP="00D603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3AE">
        <w:rPr>
          <w:rFonts w:ascii="Times New Roman" w:hAnsi="Times New Roman" w:cs="Times New Roman"/>
          <w:sz w:val="28"/>
          <w:szCs w:val="28"/>
        </w:rPr>
        <w:t>Также в некоторых браузерах, например в Яндекс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603AE">
        <w:rPr>
          <w:rFonts w:ascii="Times New Roman" w:hAnsi="Times New Roman" w:cs="Times New Roman"/>
          <w:sz w:val="28"/>
          <w:szCs w:val="28"/>
        </w:rPr>
        <w:t>Поиск, если прокрутить результаты поиска до конца вниз, есть строка «Поискать в других сервисах». При нажатии на неё в новой вкладке автоматически появляются результаты того же запроса. </w:t>
      </w:r>
      <w:r w:rsidR="004154C9" w:rsidRPr="00D603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FE531" w14:textId="77777777" w:rsidR="00470711" w:rsidRDefault="00470711" w:rsidP="00D44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8676F" w14:textId="77777777" w:rsidR="007E2C8F" w:rsidRDefault="007E2C8F" w:rsidP="007E2C8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1C9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Задача №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51C9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Поиск из одного браузера </w:t>
      </w:r>
    </w:p>
    <w:p w14:paraId="1264F6FA" w14:textId="77777777" w:rsidR="007E2C8F" w:rsidRDefault="007E2C8F" w:rsidP="007E2C8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 использованием разных поисковых систем </w:t>
      </w:r>
    </w:p>
    <w:p w14:paraId="46638CA4" w14:textId="77777777" w:rsidR="007E2C8F" w:rsidRDefault="007E2C8F" w:rsidP="00D44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1755C7" w14:textId="77777777" w:rsidR="0058378C" w:rsidRDefault="0058378C" w:rsidP="00D44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Продемонстрируйте преподавателю и зафиксируйте в отчётном файле скриншотами </w:t>
      </w:r>
      <w:r w:rsidR="002A4842">
        <w:rPr>
          <w:rFonts w:ascii="Times New Roman" w:hAnsi="Times New Roman" w:cs="Times New Roman"/>
          <w:sz w:val="28"/>
          <w:szCs w:val="28"/>
        </w:rPr>
        <w:t xml:space="preserve">(количество скриншотов должно быть достаточным, чтобы </w:t>
      </w:r>
      <w:r w:rsidR="00F177F8">
        <w:rPr>
          <w:rFonts w:ascii="Times New Roman" w:hAnsi="Times New Roman" w:cs="Times New Roman"/>
          <w:sz w:val="28"/>
          <w:szCs w:val="28"/>
        </w:rPr>
        <w:t xml:space="preserve">подтвердить </w:t>
      </w:r>
      <w:r w:rsidR="004A1478">
        <w:rPr>
          <w:rFonts w:ascii="Times New Roman" w:hAnsi="Times New Roman" w:cs="Times New Roman"/>
          <w:sz w:val="28"/>
          <w:szCs w:val="28"/>
        </w:rPr>
        <w:t>выполнение задачи № 2</w:t>
      </w:r>
      <w:r w:rsidR="002A4842">
        <w:rPr>
          <w:rFonts w:ascii="Times New Roman" w:hAnsi="Times New Roman" w:cs="Times New Roman"/>
          <w:sz w:val="28"/>
          <w:szCs w:val="28"/>
        </w:rPr>
        <w:t xml:space="preserve">) </w:t>
      </w:r>
      <w:r w:rsidR="00E356CB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701648">
        <w:rPr>
          <w:rFonts w:ascii="Times New Roman" w:hAnsi="Times New Roman" w:cs="Times New Roman"/>
          <w:sz w:val="28"/>
          <w:szCs w:val="28"/>
        </w:rPr>
        <w:t xml:space="preserve">некого </w:t>
      </w:r>
      <w:r w:rsidR="004B3D06">
        <w:rPr>
          <w:rFonts w:ascii="Times New Roman" w:hAnsi="Times New Roman" w:cs="Times New Roman"/>
          <w:sz w:val="28"/>
          <w:szCs w:val="28"/>
        </w:rPr>
        <w:t xml:space="preserve">контента </w:t>
      </w:r>
      <w:r w:rsidR="00701648">
        <w:rPr>
          <w:rFonts w:ascii="Times New Roman" w:hAnsi="Times New Roman" w:cs="Times New Roman"/>
          <w:sz w:val="28"/>
          <w:szCs w:val="28"/>
        </w:rPr>
        <w:t xml:space="preserve">(по Вашему выбору) </w:t>
      </w:r>
      <w:r w:rsidR="004B3D06">
        <w:rPr>
          <w:rFonts w:ascii="Times New Roman" w:hAnsi="Times New Roman" w:cs="Times New Roman"/>
          <w:sz w:val="28"/>
          <w:szCs w:val="28"/>
        </w:rPr>
        <w:lastRenderedPageBreak/>
        <w:t>из одного браузера</w:t>
      </w:r>
      <w:r w:rsidR="00384E41">
        <w:rPr>
          <w:rFonts w:ascii="Times New Roman" w:hAnsi="Times New Roman" w:cs="Times New Roman"/>
          <w:sz w:val="28"/>
          <w:szCs w:val="28"/>
        </w:rPr>
        <w:t xml:space="preserve">, но разными поисковыми системами. Обратите внимание, что </w:t>
      </w:r>
      <w:r w:rsidR="0083622C">
        <w:rPr>
          <w:rFonts w:ascii="Times New Roman" w:hAnsi="Times New Roman" w:cs="Times New Roman"/>
          <w:sz w:val="28"/>
          <w:szCs w:val="28"/>
        </w:rPr>
        <w:t xml:space="preserve">результаты поиска наверняка будут разными. </w:t>
      </w:r>
      <w:r w:rsidR="004B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42AA34" w14:textId="2489B213" w:rsidR="0058378C" w:rsidRDefault="0058378C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870EC" w14:textId="5757C2E4" w:rsidR="0083622C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DC930C" wp14:editId="4E385264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(1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D404" w14:textId="1EB6C1AA" w:rsidR="0083622C" w:rsidRDefault="0083622C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285D4" w14:textId="77777777" w:rsidR="0083622C" w:rsidRDefault="0083622C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C4F0E8" w14:textId="77777777" w:rsidR="0083622C" w:rsidRDefault="0083622C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AB46C" w14:textId="4795A1A0" w:rsidR="0083622C" w:rsidRDefault="00DB44AC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665768" wp14:editId="711C4D5A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(2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594A" w14:textId="2887B2AD" w:rsidR="0083622C" w:rsidRDefault="0083622C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1665B7" w14:textId="4DF16C4A" w:rsidR="0083622C" w:rsidRDefault="0083622C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904CF" w14:textId="0EDACF12" w:rsidR="0083622C" w:rsidRDefault="0083622C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6BA94" w14:textId="49CC1A44" w:rsidR="0083622C" w:rsidRDefault="0083622C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1889F5" w14:textId="1BA5BC93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400C33" w14:textId="62BCB39B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432C01" w14:textId="4E4968CE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4673A2" w14:textId="20BB58D6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4BC456" w14:textId="12E487D0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3AF533" w14:textId="4DEC057A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9AF3E8" w14:textId="51D3ED07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38FFE8" w14:textId="1615092B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D8452" w14:textId="017BF7AF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D99D44" w14:textId="6784241C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6A3AE9" w14:textId="1E465FA8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06E60" w14:textId="1F534732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DEFF09" w14:textId="72B6D221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A83BF7" w14:textId="53367C3B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48B374" w14:textId="51FDCD4B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B9AA2A" w14:textId="7DEACE73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FF205E" w14:textId="2AA0B1E2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4F308" w14:textId="2B28E7A0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4AA1AA" w14:textId="2A5CE482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B729BD" w14:textId="77777777" w:rsidR="00EE17E9" w:rsidRDefault="00EE17E9" w:rsidP="008362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ADAA78" w14:textId="3E442AD4" w:rsidR="00FB193A" w:rsidRDefault="0058378C" w:rsidP="00EC06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2C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85BAE1" w14:textId="771540EB" w:rsidR="00BE0B7A" w:rsidRPr="00BE0B7A" w:rsidRDefault="00BE0B7A" w:rsidP="00BE0B7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B7A">
        <w:rPr>
          <w:rFonts w:ascii="Times New Roman" w:hAnsi="Times New Roman" w:cs="Times New Roman"/>
          <w:b/>
          <w:bCs/>
          <w:sz w:val="28"/>
          <w:szCs w:val="28"/>
        </w:rPr>
        <w:t>Операторы поисковых запросов</w:t>
      </w:r>
    </w:p>
    <w:p w14:paraId="45181D17" w14:textId="77777777" w:rsidR="00BE0B7A" w:rsidRDefault="00BE0B7A" w:rsidP="00BE0B7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05E485" w14:textId="6B4D3FB3" w:rsidR="00E55CB3" w:rsidRPr="0006255F" w:rsidRDefault="00BE0B7A" w:rsidP="006A12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BE0B7A">
        <w:rPr>
          <w:rFonts w:ascii="Times New Roman" w:hAnsi="Times New Roman" w:cs="Times New Roman"/>
          <w:sz w:val="28"/>
          <w:szCs w:val="28"/>
        </w:rPr>
        <w:t xml:space="preserve">ператоры - это специальные команды или символы, которые позволяют уточнить запрос </w:t>
      </w:r>
      <w:del w:id="0" w:author="Unknown">
        <w:r w:rsidRPr="00BE0B7A">
          <w:rPr>
            <w:rFonts w:ascii="Times New Roman" w:hAnsi="Times New Roman" w:cs="Times New Roman"/>
            <w:sz w:val="28"/>
            <w:szCs w:val="28"/>
          </w:rPr>
          <w:delText>во вселенную</w:delText>
        </w:r>
      </w:del>
      <w:r w:rsidRPr="00BE0B7A">
        <w:rPr>
          <w:rFonts w:ascii="Times New Roman" w:hAnsi="Times New Roman" w:cs="Times New Roman"/>
          <w:sz w:val="28"/>
          <w:szCs w:val="28"/>
        </w:rPr>
        <w:t xml:space="preserve">. Например, нас интересуют котики, тогда в строке поиска мы вбиваем слово </w:t>
      </w:r>
      <w:r w:rsidRPr="00BE0B7A">
        <w:rPr>
          <w:rFonts w:ascii="Times New Roman" w:hAnsi="Times New Roman" w:cs="Times New Roman"/>
          <w:i/>
          <w:iCs/>
          <w:sz w:val="28"/>
          <w:szCs w:val="28"/>
        </w:rPr>
        <w:t>котик</w:t>
      </w:r>
      <w:r w:rsidRPr="00BE0B7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B08300" w14:textId="6CA6899E" w:rsidR="009900A8" w:rsidRPr="009900A8" w:rsidRDefault="00BE0B7A" w:rsidP="00BE0B7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B7A">
        <w:rPr>
          <w:rFonts w:ascii="Times New Roman" w:hAnsi="Times New Roman" w:cs="Times New Roman"/>
          <w:sz w:val="28"/>
          <w:szCs w:val="28"/>
        </w:rPr>
        <w:t xml:space="preserve">Но котиков-то можно назвать по-разному. Кошка, кот, котэ, кисуня, котёнок и так далее. И чтобы учесть все эти варианты написания можно воспользоваться оператором </w:t>
      </w:r>
      <w:r w:rsidRPr="006645F8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="009900A8" w:rsidRPr="006645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45F8" w:rsidRPr="006645F8">
        <w:rPr>
          <w:rFonts w:ascii="Times New Roman" w:hAnsi="Times New Roman" w:cs="Times New Roman"/>
          <w:b/>
          <w:bCs/>
          <w:sz w:val="28"/>
          <w:szCs w:val="28"/>
        </w:rPr>
        <w:t>(в Яндексе – |).</w:t>
      </w:r>
    </w:p>
    <w:p w14:paraId="5A534934" w14:textId="7F39247A" w:rsidR="00BE0B7A" w:rsidRPr="009900A8" w:rsidRDefault="00BE0B7A" w:rsidP="00BE0B7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A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900A8" w:rsidRPr="009900A8">
        <w:rPr>
          <w:rFonts w:ascii="Times New Roman" w:hAnsi="Times New Roman" w:cs="Times New Roman"/>
          <w:sz w:val="28"/>
          <w:szCs w:val="28"/>
          <w:u w:val="single"/>
        </w:rPr>
        <w:t>Например:</w:t>
      </w:r>
      <w:r w:rsidR="009900A8">
        <w:rPr>
          <w:rFonts w:ascii="Times New Roman" w:hAnsi="Times New Roman" w:cs="Times New Roman"/>
          <w:sz w:val="28"/>
          <w:szCs w:val="28"/>
        </w:rPr>
        <w:t xml:space="preserve"> </w:t>
      </w:r>
      <w:r w:rsidR="009900A8" w:rsidRPr="00BE0B7A">
        <w:rPr>
          <w:rFonts w:ascii="Times New Roman" w:hAnsi="Times New Roman" w:cs="Times New Roman"/>
          <w:sz w:val="28"/>
          <w:szCs w:val="28"/>
        </w:rPr>
        <w:t>котик</w:t>
      </w:r>
      <w:r w:rsidRPr="00BE0B7A">
        <w:rPr>
          <w:rFonts w:ascii="Times New Roman" w:hAnsi="Times New Roman" w:cs="Times New Roman"/>
          <w:sz w:val="28"/>
          <w:szCs w:val="28"/>
        </w:rPr>
        <w:t xml:space="preserve"> </w:t>
      </w:r>
      <w:r w:rsidRPr="00BE0B7A">
        <w:rPr>
          <w:rFonts w:ascii="Times New Roman" w:hAnsi="Times New Roman" w:cs="Times New Roman"/>
          <w:i/>
          <w:iCs/>
          <w:sz w:val="28"/>
          <w:szCs w:val="28"/>
        </w:rPr>
        <w:t>OR кот OR котэ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45F8" w:rsidRPr="00BE0B7A">
        <w:rPr>
          <w:rFonts w:ascii="Times New Roman" w:hAnsi="Times New Roman" w:cs="Times New Roman"/>
          <w:sz w:val="28"/>
          <w:szCs w:val="28"/>
        </w:rPr>
        <w:t>и так далее</w:t>
      </w:r>
      <w:r w:rsidR="006645F8" w:rsidRPr="006645F8">
        <w:rPr>
          <w:rFonts w:ascii="Times New Roman" w:hAnsi="Times New Roman" w:cs="Times New Roman"/>
          <w:i/>
          <w:iCs/>
          <w:sz w:val="28"/>
          <w:szCs w:val="28"/>
        </w:rPr>
        <w:t xml:space="preserve"> (в Яндексе: котик | кот | котэ | кошка).</w:t>
      </w:r>
    </w:p>
    <w:p w14:paraId="02FA5D9E" w14:textId="2F319285" w:rsidR="005F5005" w:rsidRDefault="00BE0B7A" w:rsidP="005F500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0B7A">
        <w:rPr>
          <w:rFonts w:ascii="Times New Roman" w:hAnsi="Times New Roman" w:cs="Times New Roman"/>
          <w:sz w:val="28"/>
          <w:szCs w:val="28"/>
        </w:rPr>
        <w:t xml:space="preserve">Допустим, нас интересуют только </w:t>
      </w:r>
      <w:r w:rsidR="005F5005">
        <w:rPr>
          <w:rFonts w:ascii="Times New Roman" w:hAnsi="Times New Roman" w:cs="Times New Roman"/>
          <w:sz w:val="28"/>
          <w:szCs w:val="28"/>
        </w:rPr>
        <w:t>черные</w:t>
      </w:r>
      <w:r w:rsidRPr="00BE0B7A">
        <w:rPr>
          <w:rFonts w:ascii="Times New Roman" w:hAnsi="Times New Roman" w:cs="Times New Roman"/>
          <w:sz w:val="28"/>
          <w:szCs w:val="28"/>
        </w:rPr>
        <w:t xml:space="preserve"> котики, а другие - нет. Тогда можно воспользоваться оператором </w:t>
      </w:r>
      <w:r w:rsidRPr="009F6BF6">
        <w:rPr>
          <w:rFonts w:ascii="Times New Roman" w:hAnsi="Times New Roman" w:cs="Times New Roman"/>
          <w:b/>
          <w:bCs/>
          <w:sz w:val="28"/>
          <w:szCs w:val="28"/>
        </w:rPr>
        <w:t xml:space="preserve">AND </w:t>
      </w:r>
      <w:r w:rsidRPr="00BE0B7A">
        <w:rPr>
          <w:rFonts w:ascii="Times New Roman" w:hAnsi="Times New Roman" w:cs="Times New Roman"/>
          <w:sz w:val="28"/>
          <w:szCs w:val="28"/>
        </w:rPr>
        <w:t xml:space="preserve">и поиск будет выдавать </w:t>
      </w:r>
      <w:r w:rsidR="005F5005" w:rsidRPr="00BE0B7A">
        <w:rPr>
          <w:rFonts w:ascii="Times New Roman" w:hAnsi="Times New Roman" w:cs="Times New Roman"/>
          <w:sz w:val="28"/>
          <w:szCs w:val="28"/>
        </w:rPr>
        <w:t>запрос,</w:t>
      </w:r>
      <w:r w:rsidRPr="00BE0B7A">
        <w:rPr>
          <w:rFonts w:ascii="Times New Roman" w:hAnsi="Times New Roman" w:cs="Times New Roman"/>
          <w:sz w:val="28"/>
          <w:szCs w:val="28"/>
        </w:rPr>
        <w:t xml:space="preserve"> где есть и котики, и </w:t>
      </w:r>
      <w:r w:rsidR="005F5005">
        <w:rPr>
          <w:rFonts w:ascii="Times New Roman" w:hAnsi="Times New Roman" w:cs="Times New Roman"/>
          <w:sz w:val="28"/>
          <w:szCs w:val="28"/>
        </w:rPr>
        <w:t>черные</w:t>
      </w:r>
      <w:r w:rsidRPr="00BE0B7A">
        <w:rPr>
          <w:rFonts w:ascii="Times New Roman" w:hAnsi="Times New Roman" w:cs="Times New Roman"/>
          <w:sz w:val="28"/>
          <w:szCs w:val="28"/>
        </w:rPr>
        <w:t xml:space="preserve">. </w:t>
      </w:r>
      <w:r w:rsidR="005F5005" w:rsidRPr="005F5005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="005F5005" w:rsidRPr="006645F8">
        <w:rPr>
          <w:rFonts w:ascii="Times New Roman" w:hAnsi="Times New Roman" w:cs="Times New Roman"/>
          <w:i/>
          <w:iCs/>
          <w:sz w:val="28"/>
          <w:szCs w:val="28"/>
        </w:rPr>
        <w:t xml:space="preserve"> большинстве поисковиков пробел уже работает как AND, поэтому </w:t>
      </w:r>
      <w:r w:rsidR="005F5005" w:rsidRPr="005F5005">
        <w:rPr>
          <w:rFonts w:ascii="Times New Roman" w:hAnsi="Times New Roman" w:cs="Times New Roman"/>
          <w:i/>
          <w:iCs/>
          <w:sz w:val="28"/>
          <w:szCs w:val="28"/>
        </w:rPr>
        <w:t>не всегда нужно его прописывать.</w:t>
      </w:r>
      <w:r w:rsidR="005F5005" w:rsidRPr="00BE0B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867EB1" w14:textId="21272D1E" w:rsidR="005F5005" w:rsidRPr="006645F8" w:rsidRDefault="005F5005" w:rsidP="005F5005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  <w:u w:val="single"/>
        </w:rPr>
        <w:t>Например:</w:t>
      </w:r>
      <w:r w:rsidRPr="006645F8">
        <w:rPr>
          <w:rFonts w:ascii="Times New Roman" w:hAnsi="Times New Roman" w:cs="Times New Roman"/>
          <w:sz w:val="28"/>
          <w:szCs w:val="28"/>
        </w:rPr>
        <w:t xml:space="preserve"> </w:t>
      </w:r>
      <w:r w:rsidRPr="005F5005">
        <w:rPr>
          <w:rFonts w:ascii="Times New Roman" w:hAnsi="Times New Roman" w:cs="Times New Roman"/>
          <w:i/>
          <w:iCs/>
          <w:sz w:val="28"/>
          <w:szCs w:val="28"/>
        </w:rPr>
        <w:t>черный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 xml:space="preserve"> AND (котик OR кот OR киса)</w:t>
      </w:r>
      <w:r w:rsidRPr="006645F8">
        <w:rPr>
          <w:rFonts w:ascii="Times New Roman" w:hAnsi="Times New Roman" w:cs="Times New Roman"/>
          <w:sz w:val="28"/>
          <w:szCs w:val="28"/>
        </w:rPr>
        <w:t xml:space="preserve"> (в Яндексе: </w:t>
      </w:r>
      <w:r w:rsidRPr="005F5005">
        <w:rPr>
          <w:rFonts w:ascii="Times New Roman" w:hAnsi="Times New Roman" w:cs="Times New Roman"/>
          <w:i/>
          <w:iCs/>
          <w:sz w:val="28"/>
          <w:szCs w:val="28"/>
        </w:rPr>
        <w:t xml:space="preserve">черный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(котик | кот | киса)</w:t>
      </w:r>
      <w:r w:rsidRPr="006645F8">
        <w:rPr>
          <w:rFonts w:ascii="Times New Roman" w:hAnsi="Times New Roman" w:cs="Times New Roman"/>
          <w:sz w:val="28"/>
          <w:szCs w:val="28"/>
        </w:rPr>
        <w:t>).</w:t>
      </w:r>
      <w:r w:rsidRPr="005F50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E0B7A">
        <w:rPr>
          <w:rFonts w:ascii="Times New Roman" w:hAnsi="Times New Roman" w:cs="Times New Roman"/>
          <w:sz w:val="28"/>
          <w:szCs w:val="28"/>
        </w:rPr>
        <w:t xml:space="preserve">сю часть после AND </w:t>
      </w: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BE0B7A">
        <w:rPr>
          <w:rFonts w:ascii="Times New Roman" w:hAnsi="Times New Roman" w:cs="Times New Roman"/>
          <w:sz w:val="28"/>
          <w:szCs w:val="28"/>
        </w:rPr>
        <w:t>заключить в скобки, иначе система будет считывать только одно слово, идущее за AND, а не разные его вариации.</w:t>
      </w:r>
    </w:p>
    <w:p w14:paraId="341617E3" w14:textId="1D8599AD" w:rsidR="005F5005" w:rsidRDefault="005F5005" w:rsidP="005F500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</w:rPr>
        <w:t xml:space="preserve">Скобки </w:t>
      </w:r>
      <w:r w:rsidRPr="006645F8">
        <w:rPr>
          <w:rFonts w:ascii="Times New Roman" w:hAnsi="Times New Roman" w:cs="Times New Roman"/>
          <w:b/>
          <w:bCs/>
          <w:sz w:val="28"/>
          <w:szCs w:val="28"/>
        </w:rPr>
        <w:t>( )</w:t>
      </w:r>
      <w:r w:rsidRPr="006645F8">
        <w:rPr>
          <w:rFonts w:ascii="Times New Roman" w:hAnsi="Times New Roman" w:cs="Times New Roman"/>
          <w:sz w:val="28"/>
          <w:szCs w:val="28"/>
        </w:rPr>
        <w:t xml:space="preserve"> вообще очень полезны </w:t>
      </w:r>
      <w:r w:rsidR="00652022">
        <w:rPr>
          <w:rFonts w:ascii="Times New Roman" w:hAnsi="Times New Roman" w:cs="Times New Roman"/>
          <w:sz w:val="28"/>
          <w:szCs w:val="28"/>
        </w:rPr>
        <w:t>–</w:t>
      </w:r>
      <w:r w:rsidRPr="006645F8">
        <w:rPr>
          <w:rFonts w:ascii="Times New Roman" w:hAnsi="Times New Roman" w:cs="Times New Roman"/>
          <w:sz w:val="28"/>
          <w:szCs w:val="28"/>
        </w:rPr>
        <w:t xml:space="preserve"> они помогают собирать части запроса:</w:t>
      </w:r>
      <w:r w:rsidR="00652022" w:rsidRPr="00652022">
        <w:rPr>
          <w:rFonts w:ascii="Times New Roman" w:hAnsi="Times New Roman" w:cs="Times New Roman"/>
          <w:sz w:val="28"/>
          <w:szCs w:val="28"/>
        </w:rPr>
        <w:t xml:space="preserve">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652022" w:rsidRPr="00652022">
        <w:rPr>
          <w:rFonts w:ascii="Times New Roman" w:hAnsi="Times New Roman" w:cs="Times New Roman"/>
          <w:i/>
          <w:iCs/>
          <w:sz w:val="28"/>
          <w:szCs w:val="28"/>
        </w:rPr>
        <w:t xml:space="preserve">черный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OR серый) AND (котик OR котэ) -собака</w:t>
      </w:r>
      <w:r w:rsidRPr="006645F8">
        <w:rPr>
          <w:rFonts w:ascii="Times New Roman" w:hAnsi="Times New Roman" w:cs="Times New Roman"/>
          <w:sz w:val="28"/>
          <w:szCs w:val="28"/>
        </w:rPr>
        <w:t xml:space="preserve"> (в Яндексе: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652022" w:rsidRPr="00652022">
        <w:rPr>
          <w:rFonts w:ascii="Times New Roman" w:hAnsi="Times New Roman" w:cs="Times New Roman"/>
          <w:i/>
          <w:iCs/>
          <w:sz w:val="28"/>
          <w:szCs w:val="28"/>
        </w:rPr>
        <w:t>черный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 xml:space="preserve"> | серый) (котик | котэ) -собака)</w:t>
      </w:r>
      <w:r w:rsidRPr="006645F8">
        <w:rPr>
          <w:rFonts w:ascii="Times New Roman" w:hAnsi="Times New Roman" w:cs="Times New Roman"/>
          <w:sz w:val="28"/>
          <w:szCs w:val="28"/>
        </w:rPr>
        <w:t>.</w:t>
      </w:r>
    </w:p>
    <w:p w14:paraId="6FA26AD6" w14:textId="77777777" w:rsidR="00054337" w:rsidRPr="006645F8" w:rsidRDefault="00054337" w:rsidP="00054337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</w:rPr>
        <w:t>Если нужно искать точную фразу, используем кавычки:</w:t>
      </w:r>
      <w:r w:rsidRPr="006645F8">
        <w:rPr>
          <w:rFonts w:ascii="Times New Roman" w:hAnsi="Times New Roman" w:cs="Times New Roman"/>
          <w:sz w:val="28"/>
          <w:szCs w:val="28"/>
        </w:rPr>
        <w:br/>
      </w:r>
      <w:r w:rsidRPr="006645F8">
        <w:rPr>
          <w:rFonts w:ascii="Times New Roman" w:hAnsi="Times New Roman" w:cs="Times New Roman"/>
          <w:b/>
          <w:bCs/>
          <w:sz w:val="28"/>
          <w:szCs w:val="28"/>
        </w:rPr>
        <w:t>"</w:t>
      </w:r>
      <w:r>
        <w:rPr>
          <w:rFonts w:ascii="Times New Roman" w:hAnsi="Times New Roman" w:cs="Times New Roman"/>
          <w:b/>
          <w:bCs/>
          <w:sz w:val="28"/>
          <w:szCs w:val="28"/>
        </w:rPr>
        <w:t>черный</w:t>
      </w:r>
      <w:r w:rsidRPr="006645F8">
        <w:rPr>
          <w:rFonts w:ascii="Times New Roman" w:hAnsi="Times New Roman" w:cs="Times New Roman"/>
          <w:b/>
          <w:bCs/>
          <w:sz w:val="28"/>
          <w:szCs w:val="28"/>
        </w:rPr>
        <w:t xml:space="preserve"> котик".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45F8">
        <w:rPr>
          <w:rFonts w:ascii="Times New Roman" w:hAnsi="Times New Roman" w:cs="Times New Roman"/>
          <w:sz w:val="28"/>
          <w:szCs w:val="28"/>
        </w:rPr>
        <w:t xml:space="preserve">А если нам нужно, чтобы в запросе были и </w:t>
      </w:r>
      <w:r>
        <w:rPr>
          <w:rFonts w:ascii="Times New Roman" w:hAnsi="Times New Roman" w:cs="Times New Roman"/>
          <w:sz w:val="28"/>
          <w:szCs w:val="28"/>
        </w:rPr>
        <w:t xml:space="preserve">черные </w:t>
      </w:r>
      <w:r w:rsidRPr="006645F8">
        <w:rPr>
          <w:rFonts w:ascii="Times New Roman" w:hAnsi="Times New Roman" w:cs="Times New Roman"/>
          <w:sz w:val="28"/>
          <w:szCs w:val="28"/>
        </w:rPr>
        <w:t xml:space="preserve">котики, и </w:t>
      </w:r>
      <w:r>
        <w:rPr>
          <w:rFonts w:ascii="Times New Roman" w:hAnsi="Times New Roman" w:cs="Times New Roman"/>
          <w:sz w:val="28"/>
          <w:szCs w:val="28"/>
        </w:rPr>
        <w:t xml:space="preserve">рыжие </w:t>
      </w:r>
      <w:r w:rsidRPr="006645F8">
        <w:rPr>
          <w:rFonts w:ascii="Times New Roman" w:hAnsi="Times New Roman" w:cs="Times New Roman"/>
          <w:sz w:val="28"/>
          <w:szCs w:val="28"/>
        </w:rPr>
        <w:t>кошки: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054337">
        <w:rPr>
          <w:rFonts w:ascii="Times New Roman" w:hAnsi="Times New Roman" w:cs="Times New Roman"/>
          <w:i/>
          <w:iCs/>
          <w:sz w:val="28"/>
          <w:szCs w:val="28"/>
        </w:rPr>
        <w:t xml:space="preserve">черный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котик" AND "</w:t>
      </w:r>
      <w:r w:rsidRPr="00054337">
        <w:rPr>
          <w:rFonts w:ascii="Times New Roman" w:hAnsi="Times New Roman" w:cs="Times New Roman"/>
          <w:i/>
          <w:iCs/>
          <w:sz w:val="28"/>
          <w:szCs w:val="28"/>
        </w:rPr>
        <w:t xml:space="preserve">рыжая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 xml:space="preserve">кошка" </w:t>
      </w:r>
    </w:p>
    <w:p w14:paraId="370C6BF0" w14:textId="1E313019" w:rsidR="00054337" w:rsidRDefault="00054337" w:rsidP="0005433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54337">
        <w:rPr>
          <w:rFonts w:ascii="Times New Roman" w:hAnsi="Times New Roman" w:cs="Times New Roman"/>
          <w:b/>
          <w:bCs/>
          <w:sz w:val="28"/>
          <w:szCs w:val="28"/>
        </w:rPr>
        <w:lastRenderedPageBreak/>
        <w:t>*</w:t>
      </w:r>
      <w:r w:rsidRPr="00BE0B7A">
        <w:rPr>
          <w:rFonts w:ascii="Times New Roman" w:hAnsi="Times New Roman" w:cs="Times New Roman"/>
          <w:sz w:val="28"/>
          <w:szCs w:val="28"/>
        </w:rPr>
        <w:t xml:space="preserve"> означает </w:t>
      </w:r>
      <w:r>
        <w:rPr>
          <w:rFonts w:ascii="Times New Roman" w:hAnsi="Times New Roman" w:cs="Times New Roman"/>
          <w:sz w:val="28"/>
          <w:szCs w:val="28"/>
        </w:rPr>
        <w:t xml:space="preserve">пропущенные слова. </w:t>
      </w:r>
      <w:r w:rsidRPr="006645F8">
        <w:rPr>
          <w:rFonts w:ascii="Times New Roman" w:hAnsi="Times New Roman" w:cs="Times New Roman"/>
          <w:sz w:val="28"/>
          <w:szCs w:val="28"/>
        </w:rPr>
        <w:t>Например, если мы ищем не только “</w:t>
      </w:r>
      <w:r>
        <w:rPr>
          <w:rFonts w:ascii="Times New Roman" w:hAnsi="Times New Roman" w:cs="Times New Roman"/>
          <w:sz w:val="28"/>
          <w:szCs w:val="28"/>
        </w:rPr>
        <w:t xml:space="preserve">черный </w:t>
      </w:r>
      <w:r w:rsidRPr="006645F8">
        <w:rPr>
          <w:rFonts w:ascii="Times New Roman" w:hAnsi="Times New Roman" w:cs="Times New Roman"/>
          <w:sz w:val="28"/>
          <w:szCs w:val="28"/>
        </w:rPr>
        <w:t>котик”, но и варианты типа “</w:t>
      </w:r>
      <w:r>
        <w:rPr>
          <w:rFonts w:ascii="Times New Roman" w:hAnsi="Times New Roman" w:cs="Times New Roman"/>
          <w:sz w:val="28"/>
          <w:szCs w:val="28"/>
        </w:rPr>
        <w:t>черный</w:t>
      </w:r>
      <w:r w:rsidRPr="006645F8">
        <w:rPr>
          <w:rFonts w:ascii="Times New Roman" w:hAnsi="Times New Roman" w:cs="Times New Roman"/>
          <w:sz w:val="28"/>
          <w:szCs w:val="28"/>
        </w:rPr>
        <w:t xml:space="preserve"> наглый котик”:</w:t>
      </w:r>
    </w:p>
    <w:p w14:paraId="7C128BCE" w14:textId="35A07EED" w:rsidR="00054337" w:rsidRPr="006645F8" w:rsidRDefault="00054337" w:rsidP="00054337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</w:rPr>
        <w:t xml:space="preserve">Google: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054337">
        <w:rPr>
          <w:rFonts w:ascii="Times New Roman" w:hAnsi="Times New Roman" w:cs="Times New Roman"/>
          <w:i/>
          <w:iCs/>
          <w:sz w:val="28"/>
          <w:szCs w:val="28"/>
        </w:rPr>
        <w:t xml:space="preserve">черный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 xml:space="preserve">* котик" </w:t>
      </w:r>
      <w:r w:rsidRPr="00054337">
        <w:rPr>
          <w:rFonts w:ascii="Times New Roman" w:hAnsi="Times New Roman" w:cs="Times New Roman"/>
          <w:sz w:val="28"/>
          <w:szCs w:val="28"/>
        </w:rPr>
        <w:t>–</w:t>
      </w:r>
      <w:r w:rsidRPr="006645F8">
        <w:rPr>
          <w:rFonts w:ascii="Times New Roman" w:hAnsi="Times New Roman" w:cs="Times New Roman"/>
          <w:sz w:val="28"/>
          <w:szCs w:val="28"/>
        </w:rPr>
        <w:t xml:space="preserve"> звёздочка заменяет одно или несколько слов.</w:t>
      </w:r>
    </w:p>
    <w:p w14:paraId="6E8A5B57" w14:textId="7C13123B" w:rsidR="00054337" w:rsidRPr="006645F8" w:rsidRDefault="00054337" w:rsidP="00054337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</w:rPr>
        <w:t xml:space="preserve">Яндекс: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054337">
        <w:rPr>
          <w:rFonts w:ascii="Times New Roman" w:hAnsi="Times New Roman" w:cs="Times New Roman"/>
          <w:i/>
          <w:iCs/>
          <w:sz w:val="28"/>
          <w:szCs w:val="28"/>
        </w:rPr>
        <w:t>черный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 xml:space="preserve"> * котик" </w:t>
      </w:r>
      <w:r w:rsidRPr="00054337">
        <w:rPr>
          <w:rFonts w:ascii="Times New Roman" w:hAnsi="Times New Roman" w:cs="Times New Roman"/>
          <w:sz w:val="28"/>
          <w:szCs w:val="28"/>
        </w:rPr>
        <w:t xml:space="preserve">– </w:t>
      </w:r>
      <w:r w:rsidRPr="006645F8">
        <w:rPr>
          <w:rFonts w:ascii="Times New Roman" w:hAnsi="Times New Roman" w:cs="Times New Roman"/>
          <w:sz w:val="28"/>
          <w:szCs w:val="28"/>
        </w:rPr>
        <w:t xml:space="preserve">звёздочка заменяет одно слово. </w:t>
      </w:r>
    </w:p>
    <w:p w14:paraId="3AFC917B" w14:textId="77777777" w:rsidR="005F5005" w:rsidRDefault="005F5005" w:rsidP="00BE0B7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B3CFB0" w14:textId="18A3BA6B" w:rsidR="008072A1" w:rsidRPr="008072A1" w:rsidRDefault="008072A1" w:rsidP="00BE0B7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</w:rPr>
        <w:t>А что, если по запросу котик OR кот OR киса</w:t>
      </w:r>
      <w:r w:rsidRPr="008072A1">
        <w:rPr>
          <w:rFonts w:ascii="Times New Roman" w:hAnsi="Times New Roman" w:cs="Times New Roman"/>
          <w:sz w:val="28"/>
          <w:szCs w:val="28"/>
        </w:rPr>
        <w:t xml:space="preserve"> </w:t>
      </w:r>
      <w:r w:rsidRPr="006645F8">
        <w:rPr>
          <w:rFonts w:ascii="Times New Roman" w:hAnsi="Times New Roman" w:cs="Times New Roman"/>
          <w:sz w:val="28"/>
          <w:szCs w:val="28"/>
        </w:rPr>
        <w:t>нам попадаются</w:t>
      </w:r>
      <w:r w:rsidRPr="008072A1">
        <w:rPr>
          <w:rFonts w:ascii="Times New Roman" w:hAnsi="Times New Roman" w:cs="Times New Roman"/>
          <w:sz w:val="28"/>
          <w:szCs w:val="28"/>
        </w:rPr>
        <w:t xml:space="preserve"> материалы с героем известного романа "Двенадцать стульев" Ипполитом Матвеевичем Воробьяниновым? А он нам тут вовсе не нужен. Тогда можно исключить его из рассмотрения с помощью оператора NOT или </w:t>
      </w:r>
      <w:r w:rsidRPr="008072A1">
        <w:rPr>
          <w:rFonts w:ascii="Times New Roman" w:hAnsi="Times New Roman" w:cs="Times New Roman"/>
          <w:b/>
          <w:bCs/>
          <w:sz w:val="28"/>
          <w:szCs w:val="28"/>
        </w:rPr>
        <w:t>минус -.</w:t>
      </w:r>
    </w:p>
    <w:p w14:paraId="2662912B" w14:textId="4EF953B8" w:rsidR="008072A1" w:rsidRPr="00E97432" w:rsidRDefault="008072A1" w:rsidP="00BE0B7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072A1">
        <w:rPr>
          <w:rFonts w:ascii="Times New Roman" w:hAnsi="Times New Roman" w:cs="Times New Roman"/>
          <w:sz w:val="28"/>
          <w:szCs w:val="28"/>
          <w:u w:val="single"/>
        </w:rPr>
        <w:t>Например</w:t>
      </w:r>
      <w:r w:rsidRPr="006645F8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 xml:space="preserve"> (котик OR кот OR киса) -Воробьянинов </w:t>
      </w:r>
      <w:r w:rsidRPr="006645F8">
        <w:rPr>
          <w:rFonts w:ascii="Times New Roman" w:hAnsi="Times New Roman" w:cs="Times New Roman"/>
          <w:sz w:val="28"/>
          <w:szCs w:val="28"/>
        </w:rPr>
        <w:t xml:space="preserve">(в Яндексе: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(котик | кот | киса) -Воробьянинов).</w:t>
      </w:r>
    </w:p>
    <w:p w14:paraId="566663EC" w14:textId="01CE1AA4" w:rsidR="00026FED" w:rsidRPr="00804CFF" w:rsidRDefault="00026FED" w:rsidP="00804CF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</w:rPr>
        <w:t xml:space="preserve">Очень полезный оператор </w:t>
      </w:r>
      <w:r w:rsidRPr="00026FED">
        <w:rPr>
          <w:rFonts w:ascii="Times New Roman" w:hAnsi="Times New Roman" w:cs="Times New Roman"/>
          <w:sz w:val="28"/>
          <w:szCs w:val="28"/>
        </w:rPr>
        <w:t>–</w:t>
      </w:r>
      <w:r w:rsidRPr="006645F8">
        <w:rPr>
          <w:rFonts w:ascii="Times New Roman" w:hAnsi="Times New Roman" w:cs="Times New Roman"/>
          <w:sz w:val="28"/>
          <w:szCs w:val="28"/>
        </w:rPr>
        <w:t xml:space="preserve"> </w:t>
      </w:r>
      <w:r w:rsidRPr="006645F8">
        <w:rPr>
          <w:rFonts w:ascii="Times New Roman" w:hAnsi="Times New Roman" w:cs="Times New Roman"/>
          <w:b/>
          <w:bCs/>
          <w:sz w:val="28"/>
          <w:szCs w:val="28"/>
        </w:rPr>
        <w:t>site:,</w:t>
      </w:r>
      <w:r w:rsidRPr="006645F8">
        <w:rPr>
          <w:rFonts w:ascii="Times New Roman" w:hAnsi="Times New Roman" w:cs="Times New Roman"/>
          <w:sz w:val="28"/>
          <w:szCs w:val="28"/>
        </w:rPr>
        <w:t xml:space="preserve"> он ищет информацию на конкретном сайте. </w:t>
      </w:r>
      <w:r w:rsidRPr="00026FED">
        <w:rPr>
          <w:rFonts w:ascii="Times New Roman" w:hAnsi="Times New Roman" w:cs="Times New Roman"/>
          <w:sz w:val="28"/>
          <w:szCs w:val="28"/>
        </w:rPr>
        <w:t xml:space="preserve">Например, на сайте ТОГУ можно найти все упоминания слова котик. Запрос будет выглядеть так: </w:t>
      </w:r>
      <w:r w:rsidRPr="00EA1159">
        <w:rPr>
          <w:rFonts w:ascii="Times New Roman" w:hAnsi="Times New Roman" w:cs="Times New Roman"/>
          <w:i/>
          <w:iCs/>
          <w:sz w:val="28"/>
          <w:szCs w:val="28"/>
        </w:rPr>
        <w:t>котик site:togudv.ru</w:t>
      </w:r>
      <w:r w:rsidRPr="00026F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2E3A8C" w14:textId="5627F81D" w:rsidR="006645F8" w:rsidRPr="006645F8" w:rsidRDefault="006645F8" w:rsidP="006645F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</w:rPr>
        <w:t>Иногда нам нужны не просто страницы, а, например, PDF-файлы про котиков. Тогда используем ограничение по типу файла:</w:t>
      </w:r>
    </w:p>
    <w:p w14:paraId="7F79E188" w14:textId="77777777" w:rsidR="00804CFF" w:rsidRPr="00804CFF" w:rsidRDefault="006645F8" w:rsidP="00804CF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</w:rPr>
        <w:t xml:space="preserve">Google: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котик filetype:pdf</w:t>
      </w:r>
    </w:p>
    <w:p w14:paraId="4FBF04A5" w14:textId="4BEB9A69" w:rsidR="00804CFF" w:rsidRPr="00804CFF" w:rsidRDefault="006645F8" w:rsidP="00804CF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</w:rPr>
        <w:t xml:space="preserve">Яндекс: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 xml:space="preserve">котик mime:pdf </w:t>
      </w:r>
    </w:p>
    <w:p w14:paraId="21C39711" w14:textId="77777777" w:rsidR="006645F8" w:rsidRPr="006645F8" w:rsidRDefault="006645F8" w:rsidP="006645F8">
      <w:pPr>
        <w:spacing w:after="0" w:line="24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6645F8">
        <w:rPr>
          <w:rFonts w:ascii="Times New Roman" w:hAnsi="Times New Roman" w:cs="Times New Roman"/>
          <w:i/>
          <w:iCs/>
          <w:sz w:val="28"/>
          <w:szCs w:val="28"/>
        </w:rPr>
        <w:t xml:space="preserve">Если хотим ограничить результаты </w:t>
      </w:r>
      <w:r w:rsidRPr="006645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дате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4EB2EA51" w14:textId="77777777" w:rsidR="00804CFF" w:rsidRPr="00804CFF" w:rsidRDefault="006645F8" w:rsidP="00804CFF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</w:rPr>
        <w:t xml:space="preserve">Google: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котик after:2024/01/01 before:2025/01/01</w:t>
      </w:r>
    </w:p>
    <w:p w14:paraId="4EDD67C5" w14:textId="5D8427C6" w:rsidR="00BA322E" w:rsidRPr="00804CFF" w:rsidRDefault="006645F8" w:rsidP="00804CFF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45F8">
        <w:rPr>
          <w:rFonts w:ascii="Times New Roman" w:hAnsi="Times New Roman" w:cs="Times New Roman"/>
          <w:sz w:val="28"/>
          <w:szCs w:val="28"/>
        </w:rPr>
        <w:t xml:space="preserve">Яндекс: </w:t>
      </w:r>
      <w:r w:rsidRPr="006645F8">
        <w:rPr>
          <w:rFonts w:ascii="Times New Roman" w:hAnsi="Times New Roman" w:cs="Times New Roman"/>
          <w:i/>
          <w:iCs/>
          <w:sz w:val="28"/>
          <w:szCs w:val="28"/>
        </w:rPr>
        <w:t>котик date:&gt;20240101</w:t>
      </w:r>
      <w:r w:rsidRPr="006645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5D0858" w14:textId="77777777" w:rsidR="00E94397" w:rsidRDefault="00E94397" w:rsidP="00E94397">
      <w:pPr>
        <w:pStyle w:val="af2"/>
        <w:spacing w:before="0" w:beforeAutospacing="0" w:after="0" w:afterAutospacing="0"/>
        <w:ind w:firstLine="709"/>
        <w:jc w:val="center"/>
        <w:rPr>
          <w:b/>
          <w:bCs/>
          <w:sz w:val="28"/>
          <w:szCs w:val="28"/>
        </w:rPr>
      </w:pPr>
    </w:p>
    <w:p w14:paraId="353902DC" w14:textId="35CF437E" w:rsidR="00BA322E" w:rsidRPr="00E94397" w:rsidRDefault="00E94397" w:rsidP="00E94397">
      <w:pPr>
        <w:pStyle w:val="af2"/>
        <w:spacing w:before="0" w:beforeAutospacing="0" w:after="0" w:afterAutospacing="0"/>
        <w:ind w:firstLine="709"/>
        <w:jc w:val="center"/>
        <w:rPr>
          <w:b/>
          <w:bCs/>
          <w:sz w:val="28"/>
          <w:szCs w:val="28"/>
        </w:rPr>
      </w:pPr>
      <w:r w:rsidRPr="00E94397">
        <w:rPr>
          <w:b/>
          <w:bCs/>
          <w:sz w:val="28"/>
          <w:szCs w:val="28"/>
        </w:rPr>
        <w:t>Задача № 3</w:t>
      </w:r>
    </w:p>
    <w:p w14:paraId="672F805F" w14:textId="03304E3F" w:rsidR="00BA322E" w:rsidRPr="00A629D1" w:rsidRDefault="00BA322E" w:rsidP="00BA322E">
      <w:pPr>
        <w:pStyle w:val="af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29D1">
        <w:rPr>
          <w:sz w:val="28"/>
          <w:szCs w:val="28"/>
        </w:rPr>
        <w:t>Потренеруйтесь</w:t>
      </w:r>
      <w:r>
        <w:rPr>
          <w:sz w:val="28"/>
          <w:szCs w:val="28"/>
        </w:rPr>
        <w:t xml:space="preserve"> </w:t>
      </w:r>
      <w:r w:rsidRPr="00A629D1">
        <w:rPr>
          <w:sz w:val="28"/>
          <w:szCs w:val="28"/>
        </w:rPr>
        <w:t xml:space="preserve">в применении </w:t>
      </w:r>
      <w:r w:rsidR="00953274">
        <w:rPr>
          <w:sz w:val="28"/>
          <w:szCs w:val="28"/>
        </w:rPr>
        <w:t xml:space="preserve">всех </w:t>
      </w:r>
      <w:r w:rsidRPr="00A629D1">
        <w:rPr>
          <w:sz w:val="28"/>
          <w:szCs w:val="28"/>
        </w:rPr>
        <w:t>расширенных запросов, одновременно выполняя и размещая в отчётном файле скриншоты экрана (для каждого вида расширенного запроса). На скриншотах должен быть виден сам запрос, результаты запроса, поместившиеся на странице, панель задач:</w:t>
      </w:r>
    </w:p>
    <w:p w14:paraId="245C9D2C" w14:textId="77777777" w:rsidR="00BA322E" w:rsidRDefault="00BA322E" w:rsidP="00BA322E">
      <w:pPr>
        <w:pStyle w:val="af2"/>
        <w:spacing w:before="0" w:beforeAutospacing="0" w:after="0" w:afterAutospacing="0"/>
        <w:jc w:val="both"/>
      </w:pPr>
    </w:p>
    <w:p w14:paraId="1006609A" w14:textId="77777777" w:rsidR="00BA322E" w:rsidRDefault="00BA322E" w:rsidP="00BA322E">
      <w:pPr>
        <w:pStyle w:val="af2"/>
        <w:spacing w:before="0" w:beforeAutospacing="0" w:after="0" w:afterAutospacing="0"/>
        <w:jc w:val="both"/>
      </w:pPr>
      <w:r>
        <w:rPr>
          <w:noProof/>
        </w:rPr>
        <w:lastRenderedPageBreak/>
        <w:drawing>
          <wp:inline distT="0" distB="0" distL="0" distR="0" wp14:anchorId="462F0E1D" wp14:editId="163D54D1">
            <wp:extent cx="5934075" cy="3352800"/>
            <wp:effectExtent l="19050" t="1905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</w:t>
      </w:r>
    </w:p>
    <w:p w14:paraId="31C0FDD0" w14:textId="77777777" w:rsidR="00C410D7" w:rsidRDefault="00C410D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233F62" w14:textId="001A2EF3" w:rsidR="00953274" w:rsidRDefault="00953274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87E285" w14:textId="6B8B306C" w:rsidR="00084E17" w:rsidRDefault="00084E1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CD9997" wp14:editId="46C0B89B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(3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57CB" w14:textId="269147AA" w:rsidR="00084E17" w:rsidRDefault="00084E1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771AB4" w14:textId="79A312B2" w:rsidR="00084E17" w:rsidRDefault="00084E1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1140D6" w14:textId="321F8ACC" w:rsidR="00084E17" w:rsidRDefault="00084E1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1C712C" w14:textId="0F05681C" w:rsidR="00084E17" w:rsidRDefault="00084E1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77A554" w14:textId="0541DEED" w:rsidR="00084E17" w:rsidRDefault="00084E1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11D2B5" w14:textId="6DE3F369" w:rsidR="00084E17" w:rsidRDefault="00084E1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FE07FE" w14:textId="4D104271" w:rsidR="00084E17" w:rsidRDefault="00084E1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D1B76E" w14:textId="77777777" w:rsidR="00084E17" w:rsidRDefault="00084E1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D5D2C1" w14:textId="4DD335BD" w:rsidR="00C410D7" w:rsidRDefault="00C410D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0306D0" w14:textId="77777777" w:rsidR="00C410D7" w:rsidRDefault="00C410D7" w:rsidP="00C41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05074F" w14:textId="77777777" w:rsidR="00FB193A" w:rsidRDefault="00FB193A" w:rsidP="00EC06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6443B" w14:textId="2856CBD3" w:rsidR="009A4046" w:rsidRDefault="009A4046" w:rsidP="009A40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1C9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Задача №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51C9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Эффективный поиск актуальной для педагога информации посредством </w:t>
      </w:r>
      <w:r w:rsidR="00F5285B">
        <w:rPr>
          <w:rFonts w:ascii="Times New Roman" w:hAnsi="Times New Roman" w:cs="Times New Roman"/>
          <w:b/>
          <w:bCs/>
          <w:sz w:val="28"/>
          <w:szCs w:val="28"/>
          <w:u w:val="single"/>
        </w:rPr>
        <w:t>поисковых систем</w:t>
      </w:r>
    </w:p>
    <w:p w14:paraId="65A45FCD" w14:textId="77777777" w:rsidR="009A4046" w:rsidRDefault="009A4046" w:rsidP="009A40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FC298A" w14:textId="77777777" w:rsidR="009A4046" w:rsidRDefault="002B2268" w:rsidP="009A40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268">
        <w:rPr>
          <w:rFonts w:ascii="Times New Roman" w:hAnsi="Times New Roman" w:cs="Times New Roman"/>
          <w:sz w:val="28"/>
          <w:szCs w:val="28"/>
          <w:u w:val="single"/>
        </w:rPr>
        <w:t>Примечание:</w:t>
      </w:r>
      <w:r w:rsidRPr="002B2268">
        <w:rPr>
          <w:rFonts w:ascii="Times New Roman" w:hAnsi="Times New Roman" w:cs="Times New Roman"/>
          <w:sz w:val="28"/>
          <w:szCs w:val="28"/>
        </w:rPr>
        <w:t xml:space="preserve"> </w:t>
      </w:r>
      <w:r w:rsidR="009A4046" w:rsidRPr="00EC0664">
        <w:rPr>
          <w:rFonts w:ascii="Times New Roman" w:hAnsi="Times New Roman" w:cs="Times New Roman"/>
          <w:b/>
          <w:bCs/>
          <w:sz w:val="28"/>
          <w:szCs w:val="28"/>
        </w:rPr>
        <w:t>Педагогическая информация</w:t>
      </w:r>
      <w:r w:rsidR="009A4046" w:rsidRPr="00EC0664">
        <w:rPr>
          <w:rFonts w:ascii="Times New Roman" w:hAnsi="Times New Roman" w:cs="Times New Roman"/>
          <w:sz w:val="28"/>
          <w:szCs w:val="28"/>
        </w:rPr>
        <w:t xml:space="preserve"> </w:t>
      </w:r>
      <w:r w:rsidR="009A4046">
        <w:rPr>
          <w:rFonts w:ascii="Times New Roman" w:hAnsi="Times New Roman" w:cs="Times New Roman"/>
          <w:sz w:val="28"/>
          <w:szCs w:val="28"/>
        </w:rPr>
        <w:t>–</w:t>
      </w:r>
      <w:r w:rsidR="009A4046" w:rsidRPr="00EC0664">
        <w:rPr>
          <w:rFonts w:ascii="Times New Roman" w:hAnsi="Times New Roman" w:cs="Times New Roman"/>
          <w:sz w:val="28"/>
          <w:szCs w:val="28"/>
        </w:rPr>
        <w:t xml:space="preserve"> это совокупность сведений, данных, знаний, отражающая образовательные и воспитательные процессы и служащая для управления этими процессами, коллективами людей и отдельными личностями в образовательной сфере.  </w:t>
      </w:r>
    </w:p>
    <w:p w14:paraId="1232A542" w14:textId="5C4E9778" w:rsidR="00DE2AC3" w:rsidRDefault="00A6304F" w:rsidP="00EC06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50F66">
        <w:rPr>
          <w:rFonts w:ascii="Times New Roman" w:hAnsi="Times New Roman" w:cs="Times New Roman"/>
          <w:sz w:val="28"/>
          <w:szCs w:val="28"/>
        </w:rPr>
        <w:t xml:space="preserve">существите </w:t>
      </w:r>
      <w:r w:rsidR="00804CDB">
        <w:rPr>
          <w:rFonts w:ascii="Times New Roman" w:hAnsi="Times New Roman" w:cs="Times New Roman"/>
          <w:sz w:val="28"/>
          <w:szCs w:val="28"/>
        </w:rPr>
        <w:t xml:space="preserve">целевой </w:t>
      </w:r>
      <w:r w:rsidR="00650F66">
        <w:rPr>
          <w:rFonts w:ascii="Times New Roman" w:hAnsi="Times New Roman" w:cs="Times New Roman"/>
          <w:sz w:val="28"/>
          <w:szCs w:val="28"/>
        </w:rPr>
        <w:t>поиск педагогической информации</w:t>
      </w:r>
      <w:r w:rsidR="00F374DC">
        <w:rPr>
          <w:rFonts w:ascii="Times New Roman" w:hAnsi="Times New Roman" w:cs="Times New Roman"/>
          <w:sz w:val="28"/>
          <w:szCs w:val="28"/>
        </w:rPr>
        <w:t xml:space="preserve">, связанной с выполнением трудовых действий </w:t>
      </w:r>
      <w:r>
        <w:rPr>
          <w:rFonts w:ascii="Times New Roman" w:hAnsi="Times New Roman" w:cs="Times New Roman"/>
          <w:sz w:val="28"/>
          <w:szCs w:val="28"/>
        </w:rPr>
        <w:t xml:space="preserve">педагога Вашего направления подготовки. </w:t>
      </w:r>
      <w:r w:rsidR="0010518B">
        <w:rPr>
          <w:rFonts w:ascii="Times New Roman" w:hAnsi="Times New Roman" w:cs="Times New Roman"/>
          <w:sz w:val="28"/>
          <w:szCs w:val="28"/>
        </w:rPr>
        <w:t>*</w:t>
      </w:r>
      <w:r w:rsidR="00F5285B">
        <w:rPr>
          <w:rFonts w:ascii="Times New Roman" w:hAnsi="Times New Roman" w:cs="Times New Roman"/>
          <w:sz w:val="28"/>
          <w:szCs w:val="28"/>
        </w:rPr>
        <w:t xml:space="preserve">Трудовые функции можно найти в профессиональных стандартах, прикрепленных к заданию. </w:t>
      </w:r>
    </w:p>
    <w:p w14:paraId="3BFA853B" w14:textId="77777777" w:rsidR="00D01301" w:rsidRDefault="00E64437" w:rsidP="00EC06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этом рекомендуется из заданной темы </w:t>
      </w:r>
      <w:r w:rsidR="00804CDB">
        <w:rPr>
          <w:rFonts w:ascii="Times New Roman" w:hAnsi="Times New Roman" w:cs="Times New Roman"/>
          <w:sz w:val="28"/>
          <w:szCs w:val="28"/>
        </w:rPr>
        <w:t xml:space="preserve">самостоятельно и по своему усмотрению выделить ключевые слова (фразы), имеющие отношения </w:t>
      </w:r>
      <w:r w:rsidR="00D01301">
        <w:rPr>
          <w:rFonts w:ascii="Times New Roman" w:hAnsi="Times New Roman" w:cs="Times New Roman"/>
          <w:sz w:val="28"/>
          <w:szCs w:val="28"/>
        </w:rPr>
        <w:t>к интересуемой темы</w:t>
      </w:r>
      <w:r w:rsidR="0042070F">
        <w:rPr>
          <w:rFonts w:ascii="Times New Roman" w:hAnsi="Times New Roman" w:cs="Times New Roman"/>
          <w:sz w:val="28"/>
          <w:szCs w:val="28"/>
        </w:rPr>
        <w:t>, тем самым ограничив круг поиска</w:t>
      </w:r>
      <w:r w:rsidR="00D013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A4A6A2" w14:textId="77777777" w:rsidR="00741B40" w:rsidRDefault="00741B40" w:rsidP="003A0E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F36900A" w14:textId="77777777" w:rsidR="00B770ED" w:rsidRPr="00234F28" w:rsidRDefault="00B770ED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34F2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Отчёт-подтверждение о Ваших учебных активностях в рамках выполнения задачи № 4:  </w:t>
      </w:r>
    </w:p>
    <w:p w14:paraId="576F9A1A" w14:textId="77777777" w:rsidR="003457A0" w:rsidRDefault="003457A0" w:rsidP="001051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77CE21" w14:textId="4E3ABFB4" w:rsidR="00AF24ED" w:rsidRPr="0010518B" w:rsidRDefault="00CC197E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0518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Формулировка ключевой фразы для </w:t>
      </w:r>
      <w:r w:rsidR="00C717F1" w:rsidRPr="0010518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расширенного </w:t>
      </w:r>
      <w:r w:rsidRPr="0010518B">
        <w:rPr>
          <w:rFonts w:ascii="Times New Roman" w:hAnsi="Times New Roman" w:cs="Times New Roman"/>
          <w:b/>
          <w:bCs/>
          <w:sz w:val="28"/>
          <w:szCs w:val="28"/>
          <w:u w:val="single"/>
        </w:rPr>
        <w:t>поиска</w:t>
      </w:r>
      <w:r w:rsidR="0010518B" w:rsidRPr="0010518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(Например: Основная общеобразовательная программа)</w:t>
      </w:r>
      <w:r w:rsidRPr="0010518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</w:p>
    <w:p w14:paraId="622BBD66" w14:textId="0BA6E57F" w:rsidR="00CC197E" w:rsidRDefault="00F16F62" w:rsidP="00CC19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28"/>
        </w:rPr>
        <w:t>учебник</w:t>
      </w:r>
    </w:p>
    <w:p w14:paraId="430DE42C" w14:textId="77777777" w:rsidR="00AF24ED" w:rsidRDefault="00AF24ED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F737F7" w14:textId="77777777" w:rsidR="00130C3C" w:rsidRPr="00130C3C" w:rsidRDefault="00C717F1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30C3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Скриншот </w:t>
      </w:r>
      <w:r w:rsidR="00130C3C" w:rsidRPr="00130C3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результатов </w:t>
      </w:r>
      <w:r w:rsidR="00130C3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расширенного </w:t>
      </w:r>
      <w:r w:rsidR="00130C3C" w:rsidRPr="00130C3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поиска: </w:t>
      </w:r>
    </w:p>
    <w:p w14:paraId="552AB940" w14:textId="61617AEB" w:rsidR="003457A0" w:rsidRDefault="003457A0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11A0C4" w14:textId="77777777" w:rsidR="00B770ED" w:rsidRDefault="00B770ED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17B36" w14:textId="73B571AB" w:rsidR="00130C3C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D6A755" wp14:editId="4FDE253F">
            <wp:extent cx="4943475" cy="2780799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(4)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938" cy="278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91B1" w14:textId="77777777" w:rsidR="00130C3C" w:rsidRDefault="00130C3C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1233A8" w14:textId="39EF6E2C" w:rsidR="00130C3C" w:rsidRDefault="00130C3C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24F19" w14:textId="75C611EE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ABB57" w14:textId="242CE3BE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29AF09" w14:textId="561D303B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D02458" w14:textId="0B025D0A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B8059F" w14:textId="3373FBB4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BE6F6" w14:textId="72387A29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372AC" w14:textId="73F50614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734AA" w14:textId="77FF70DC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9999F7" w14:textId="6CF6BE15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E71A39" w14:textId="5504BD29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9AE7A" w14:textId="0C276354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1A4FC0" w14:textId="7B909FD5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50A13E" w14:textId="7413BB1C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FE1FBA" w14:textId="3028813D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F2CAAB" w14:textId="0624765E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DDABAC" w14:textId="009F0CBB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B815A2" w14:textId="77777777" w:rsidR="00084E17" w:rsidRDefault="00084E17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546D5A" w14:textId="0D1E87DD" w:rsidR="00130C3C" w:rsidRPr="00B16AA8" w:rsidRDefault="00B16AA8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Сформулированный Вами </w:t>
      </w:r>
      <w:r w:rsidRPr="00B16AA8">
        <w:rPr>
          <w:rFonts w:ascii="Times New Roman" w:hAnsi="Times New Roman" w:cs="Times New Roman"/>
          <w:b/>
          <w:bCs/>
          <w:sz w:val="28"/>
          <w:szCs w:val="28"/>
          <w:u w:val="single"/>
        </w:rPr>
        <w:t>поисковой запрос (не расширенный!)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с использованием операторов поиск</w:t>
      </w:r>
      <w:r w:rsidRPr="0010518B">
        <w:rPr>
          <w:rFonts w:ascii="Times New Roman" w:hAnsi="Times New Roman" w:cs="Times New Roman"/>
          <w:b/>
          <w:bCs/>
          <w:sz w:val="28"/>
          <w:szCs w:val="28"/>
          <w:u w:val="single"/>
        </w:rPr>
        <w:t>ового</w:t>
      </w:r>
      <w:r w:rsidR="0010518B" w:rsidRPr="0010518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(Например: </w:t>
      </w:r>
      <w:r w:rsidR="0010518B" w:rsidRPr="0010518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date:202510* "Основная образовательная программа"</w:t>
      </w:r>
      <w:r w:rsidR="0010518B" w:rsidRPr="0010518B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18F70F6B" w14:textId="5513730C" w:rsidR="00130C3C" w:rsidRDefault="00206ECD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ECD">
        <w:rPr>
          <w:rFonts w:ascii="Times New Roman" w:hAnsi="Times New Roman" w:cs="Times New Roman"/>
          <w:b/>
          <w:bCs/>
          <w:color w:val="0000FF"/>
          <w:sz w:val="28"/>
          <w:szCs w:val="28"/>
        </w:rPr>
        <w:t>индивидуализация обучения</w:t>
      </w:r>
    </w:p>
    <w:p w14:paraId="591740F4" w14:textId="7B5ED136" w:rsidR="00B16AA8" w:rsidRPr="00130C3C" w:rsidRDefault="00B16AA8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30C3C">
        <w:rPr>
          <w:rFonts w:ascii="Times New Roman" w:hAnsi="Times New Roman" w:cs="Times New Roman"/>
          <w:b/>
          <w:bCs/>
          <w:sz w:val="28"/>
          <w:szCs w:val="28"/>
          <w:u w:val="single"/>
        </w:rPr>
        <w:t>Скриншот результатов поиска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с использованием операторов поискового запроса</w:t>
      </w:r>
      <w:r w:rsidRPr="00130C3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</w:p>
    <w:p w14:paraId="64454938" w14:textId="77777777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73FC7C46" w14:textId="182A795D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FF"/>
          <w:sz w:val="28"/>
          <w:szCs w:val="28"/>
          <w:lang w:eastAsia="ru-RU"/>
        </w:rPr>
        <w:drawing>
          <wp:inline distT="0" distB="0" distL="0" distR="0" wp14:anchorId="307EA380" wp14:editId="60D47F6F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(5)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3118" w14:textId="77777777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26CEAAF3" w14:textId="77777777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2D791C3F" w14:textId="77777777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7FD04D72" w14:textId="77777777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0E9635D8" w14:textId="77777777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73BAEB8D" w14:textId="77777777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5BB391F2" w14:textId="77777777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41BCE940" w14:textId="77777777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775A3EDB" w14:textId="77777777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1122D187" w14:textId="77777777" w:rsidR="00206ECD" w:rsidRDefault="00206ECD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6C23BC9C" w14:textId="5D86A2DD" w:rsidR="00B16AA8" w:rsidRDefault="00B16AA8" w:rsidP="00B16A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07A30F" w14:textId="77777777" w:rsidR="00130C3C" w:rsidRDefault="00130C3C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074FFC" w14:textId="77777777" w:rsidR="00130C3C" w:rsidRDefault="00130C3C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47913" w14:textId="77777777" w:rsidR="00B770ED" w:rsidRDefault="00B770ED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F5916A" w14:textId="77777777" w:rsidR="00B16AA8" w:rsidRDefault="00B16AA8" w:rsidP="00B770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D85C3C" w14:textId="77777777" w:rsidR="000C06F3" w:rsidRDefault="000C06F3" w:rsidP="00D44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DFC1F9" w14:textId="57FDD1DE" w:rsidR="003C78DC" w:rsidRDefault="003C78DC" w:rsidP="003C78DC">
      <w:pPr>
        <w:spacing w:after="0" w:line="240" w:lineRule="auto"/>
        <w:jc w:val="center"/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E7D08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ДОПОЛНИТЕЛЬН</w:t>
      </w:r>
      <w:r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ОЕ БОНУСНОЕ ЗАДАНИЕ</w:t>
      </w:r>
      <w:r w:rsidRPr="00FE7D08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 xml:space="preserve"> </w:t>
      </w:r>
    </w:p>
    <w:p w14:paraId="31214C78" w14:textId="5DDD6BEA" w:rsidR="003C78DC" w:rsidRDefault="003C78DC" w:rsidP="003C78DC">
      <w:pPr>
        <w:spacing w:after="0" w:line="240" w:lineRule="auto"/>
        <w:jc w:val="center"/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465F35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 xml:space="preserve"> (+</w:t>
      </w:r>
      <w:r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1</w:t>
      </w:r>
      <w:r w:rsidRPr="00465F35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 xml:space="preserve"> балл)</w:t>
      </w:r>
    </w:p>
    <w:p w14:paraId="255743A3" w14:textId="2F0F221C" w:rsidR="00E172B1" w:rsidRDefault="00E172B1" w:rsidP="00E17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Подборка литературных источников с </w:t>
      </w:r>
    </w:p>
    <w:p w14:paraId="1FCA95E4" w14:textId="74D92970" w:rsidR="00E172B1" w:rsidRDefault="00E172B1" w:rsidP="00E17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использованием поисков</w:t>
      </w:r>
      <w:r w:rsidR="0010518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ых систем. </w:t>
      </w:r>
    </w:p>
    <w:p w14:paraId="39E4FEDB" w14:textId="77777777" w:rsidR="00B16AA8" w:rsidRDefault="00B16AA8" w:rsidP="00D44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11E5C9" w14:textId="77777777" w:rsidR="00E172B1" w:rsidRPr="00ED5FB1" w:rsidRDefault="00E172B1" w:rsidP="00E172B1">
      <w:pPr>
        <w:pStyle w:val="a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D5FB1">
        <w:rPr>
          <w:sz w:val="28"/>
          <w:szCs w:val="28"/>
        </w:rPr>
        <w:t>Используя возможности расширенного поиска</w:t>
      </w:r>
      <w:r w:rsidR="001E0137">
        <w:rPr>
          <w:sz w:val="28"/>
          <w:szCs w:val="28"/>
        </w:rPr>
        <w:t xml:space="preserve"> (индексация </w:t>
      </w:r>
      <w:r w:rsidR="009F2001">
        <w:rPr>
          <w:sz w:val="28"/>
          <w:szCs w:val="28"/>
        </w:rPr>
        <w:t>за последний месяц</w:t>
      </w:r>
      <w:r w:rsidR="001E0137">
        <w:rPr>
          <w:sz w:val="28"/>
          <w:szCs w:val="28"/>
        </w:rPr>
        <w:t>)</w:t>
      </w:r>
      <w:r w:rsidRPr="00ED5FB1">
        <w:rPr>
          <w:sz w:val="28"/>
          <w:szCs w:val="28"/>
        </w:rPr>
        <w:t>, найдите научные статьи и</w:t>
      </w:r>
      <w:r w:rsidR="000C6766" w:rsidRPr="000C6766">
        <w:rPr>
          <w:sz w:val="28"/>
          <w:szCs w:val="28"/>
        </w:rPr>
        <w:t>/</w:t>
      </w:r>
      <w:r w:rsidR="000C6766">
        <w:rPr>
          <w:sz w:val="28"/>
          <w:szCs w:val="28"/>
        </w:rPr>
        <w:t>или</w:t>
      </w:r>
      <w:r w:rsidRPr="00ED5FB1">
        <w:rPr>
          <w:sz w:val="28"/>
          <w:szCs w:val="28"/>
        </w:rPr>
        <w:t xml:space="preserve"> книги по любой интересуемой Вас теме </w:t>
      </w:r>
      <w:r w:rsidR="00974ADF">
        <w:rPr>
          <w:sz w:val="28"/>
          <w:szCs w:val="28"/>
        </w:rPr>
        <w:t xml:space="preserve">образовательного (педагогического) характера </w:t>
      </w:r>
      <w:r w:rsidRPr="00ED5FB1">
        <w:rPr>
          <w:sz w:val="28"/>
          <w:szCs w:val="28"/>
        </w:rPr>
        <w:t xml:space="preserve">(не менее </w:t>
      </w:r>
      <w:r w:rsidR="00974ADF">
        <w:rPr>
          <w:sz w:val="28"/>
          <w:szCs w:val="28"/>
        </w:rPr>
        <w:t>3-х</w:t>
      </w:r>
      <w:r w:rsidRPr="00ED5FB1">
        <w:rPr>
          <w:sz w:val="28"/>
          <w:szCs w:val="28"/>
        </w:rPr>
        <w:t>).</w:t>
      </w:r>
    </w:p>
    <w:p w14:paraId="643882E8" w14:textId="729C640F" w:rsidR="000C06F3" w:rsidRDefault="00E172B1" w:rsidP="008568D0">
      <w:pPr>
        <w:pStyle w:val="a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D5FB1">
        <w:rPr>
          <w:sz w:val="28"/>
          <w:szCs w:val="28"/>
        </w:rPr>
        <w:t xml:space="preserve">В настоящем (отчётном) файле составьте список используемой литературы. </w:t>
      </w:r>
    </w:p>
    <w:p w14:paraId="6702F5CA" w14:textId="77777777" w:rsidR="000C06F3" w:rsidRPr="007F78CC" w:rsidRDefault="007F78CC" w:rsidP="007F78CC">
      <w:pPr>
        <w:pStyle w:val="af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7F78CC">
        <w:rPr>
          <w:b/>
          <w:bCs/>
          <w:sz w:val="28"/>
          <w:szCs w:val="28"/>
        </w:rPr>
        <w:t>Список использованной литературы</w:t>
      </w:r>
    </w:p>
    <w:p w14:paraId="779C3BB8" w14:textId="77777777" w:rsidR="007F78CC" w:rsidRDefault="007F78CC" w:rsidP="007F78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DCFDC1" w14:textId="529DE1C2" w:rsidR="00564673" w:rsidRPr="00564673" w:rsidRDefault="00564673" w:rsidP="00564673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1 </w:t>
      </w:r>
      <w:r w:rsidRPr="0056467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Подласый, И. П.</w:t>
      </w:r>
      <w:r w:rsidRPr="0056467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Педагогика: Новый курс : учебник / И. П. Подласый. – М. : Гуманитар. изд. центр ВЛАДОС, 2003. – 576 с.</w:t>
      </w:r>
    </w:p>
    <w:p w14:paraId="553851E8" w14:textId="77777777" w:rsidR="00564673" w:rsidRPr="00564673" w:rsidRDefault="000F0753" w:rsidP="00564673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564673" w:rsidRPr="0056467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Коменский, Я. А.</w:t>
      </w:r>
      <w:r w:rsidR="00564673" w:rsidRPr="0056467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Великая дидактика / Я. А. Коменский. – М. : Педагогика, 1982. – 416 с.</w:t>
      </w:r>
    </w:p>
    <w:p w14:paraId="618C2D9F" w14:textId="77777777" w:rsidR="00564673" w:rsidRPr="00564673" w:rsidRDefault="000F0753" w:rsidP="00564673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bookmarkStart w:id="1" w:name="_GoBack"/>
      <w:bookmarkEnd w:id="1"/>
      <w:r>
        <w:rPr>
          <w:rFonts w:ascii="Times New Roman" w:hAnsi="Times New Roman" w:cs="Times New Roman"/>
          <w:sz w:val="28"/>
          <w:szCs w:val="28"/>
        </w:rPr>
        <w:t>3</w:t>
      </w:r>
      <w:r w:rsidR="00564673">
        <w:rPr>
          <w:rFonts w:ascii="Times New Roman" w:hAnsi="Times New Roman" w:cs="Times New Roman"/>
          <w:sz w:val="28"/>
          <w:szCs w:val="28"/>
        </w:rPr>
        <w:t xml:space="preserve"> </w:t>
      </w:r>
      <w:r w:rsidR="00564673" w:rsidRPr="0056467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Ушинский, К. Д.</w:t>
      </w:r>
      <w:r w:rsidR="00564673" w:rsidRPr="0056467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Человек как предмет воспитания. Опыт педагогической антропологии / К. Д. Ушинский. – М. : ФАИР-ПРЕСС, 2004. – 576 с.</w:t>
      </w:r>
    </w:p>
    <w:p w14:paraId="1ACB3F01" w14:textId="08FCB3D8" w:rsidR="000F0753" w:rsidRDefault="000F0753" w:rsidP="00564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3CB68D" w14:textId="77777777" w:rsidR="000C06F3" w:rsidRDefault="000C06F3" w:rsidP="00D44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33E0A3" w14:textId="77777777" w:rsidR="005F1B88" w:rsidRPr="00EA79AA" w:rsidRDefault="005F1B88" w:rsidP="00D441E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sectPr w:rsidR="005F1B88" w:rsidRPr="00EA79AA" w:rsidSect="008A5E70">
      <w:head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5A74B9" w14:textId="77777777" w:rsidR="00E64246" w:rsidRDefault="00E64246" w:rsidP="008A5E70">
      <w:pPr>
        <w:spacing w:after="0" w:line="240" w:lineRule="auto"/>
      </w:pPr>
      <w:r>
        <w:separator/>
      </w:r>
    </w:p>
  </w:endnote>
  <w:endnote w:type="continuationSeparator" w:id="0">
    <w:p w14:paraId="469CFE22" w14:textId="77777777" w:rsidR="00E64246" w:rsidRDefault="00E64246" w:rsidP="008A5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8E38F8" w14:textId="77777777" w:rsidR="00E64246" w:rsidRDefault="00E64246" w:rsidP="008A5E70">
      <w:pPr>
        <w:spacing w:after="0" w:line="240" w:lineRule="auto"/>
      </w:pPr>
      <w:r>
        <w:separator/>
      </w:r>
    </w:p>
  </w:footnote>
  <w:footnote w:type="continuationSeparator" w:id="0">
    <w:p w14:paraId="163A3839" w14:textId="77777777" w:rsidR="00E64246" w:rsidRDefault="00E64246" w:rsidP="008A5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98079799"/>
      <w:docPartObj>
        <w:docPartGallery w:val="Page Numbers (Top of Page)"/>
        <w:docPartUnique/>
      </w:docPartObj>
    </w:sdtPr>
    <w:sdtEndPr/>
    <w:sdtContent>
      <w:p w14:paraId="6E579FAA" w14:textId="7FE3A2BD" w:rsidR="00683E8F" w:rsidRDefault="00683E8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4673">
          <w:rPr>
            <w:noProof/>
          </w:rPr>
          <w:t>10</w:t>
        </w:r>
        <w:r>
          <w:fldChar w:fldCharType="end"/>
        </w:r>
      </w:p>
    </w:sdtContent>
  </w:sdt>
  <w:p w14:paraId="32953026" w14:textId="77777777" w:rsidR="00683E8F" w:rsidRDefault="00683E8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563C"/>
    <w:multiLevelType w:val="multilevel"/>
    <w:tmpl w:val="2DCE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D10D9"/>
    <w:multiLevelType w:val="multilevel"/>
    <w:tmpl w:val="0BC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A5330"/>
    <w:multiLevelType w:val="multilevel"/>
    <w:tmpl w:val="3B6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20F20"/>
    <w:multiLevelType w:val="multilevel"/>
    <w:tmpl w:val="F1C2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D4680"/>
    <w:multiLevelType w:val="multilevel"/>
    <w:tmpl w:val="AE9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511A5"/>
    <w:multiLevelType w:val="multilevel"/>
    <w:tmpl w:val="44A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C4A11"/>
    <w:multiLevelType w:val="multilevel"/>
    <w:tmpl w:val="42D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2415B"/>
    <w:multiLevelType w:val="multilevel"/>
    <w:tmpl w:val="091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92DEE"/>
    <w:multiLevelType w:val="multilevel"/>
    <w:tmpl w:val="7B6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455E0"/>
    <w:multiLevelType w:val="multilevel"/>
    <w:tmpl w:val="792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B5393"/>
    <w:multiLevelType w:val="multilevel"/>
    <w:tmpl w:val="0EC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35C65"/>
    <w:multiLevelType w:val="multilevel"/>
    <w:tmpl w:val="D5D0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B12AD"/>
    <w:multiLevelType w:val="multilevel"/>
    <w:tmpl w:val="78B8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5491B"/>
    <w:multiLevelType w:val="multilevel"/>
    <w:tmpl w:val="CED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83F1E"/>
    <w:multiLevelType w:val="multilevel"/>
    <w:tmpl w:val="486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B3314"/>
    <w:multiLevelType w:val="multilevel"/>
    <w:tmpl w:val="75D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A2316"/>
    <w:multiLevelType w:val="multilevel"/>
    <w:tmpl w:val="7A5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95329"/>
    <w:multiLevelType w:val="multilevel"/>
    <w:tmpl w:val="37D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A4E67"/>
    <w:multiLevelType w:val="multilevel"/>
    <w:tmpl w:val="003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277E9"/>
    <w:multiLevelType w:val="multilevel"/>
    <w:tmpl w:val="097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E47F6"/>
    <w:multiLevelType w:val="multilevel"/>
    <w:tmpl w:val="C12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44088"/>
    <w:multiLevelType w:val="multilevel"/>
    <w:tmpl w:val="B8C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C6591"/>
    <w:multiLevelType w:val="multilevel"/>
    <w:tmpl w:val="794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D2D81"/>
    <w:multiLevelType w:val="hybridMultilevel"/>
    <w:tmpl w:val="6CF4679A"/>
    <w:lvl w:ilvl="0" w:tplc="D20497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180377F"/>
    <w:multiLevelType w:val="multilevel"/>
    <w:tmpl w:val="69E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25D90"/>
    <w:multiLevelType w:val="multilevel"/>
    <w:tmpl w:val="6BD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03D34"/>
    <w:multiLevelType w:val="multilevel"/>
    <w:tmpl w:val="506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D5F0A"/>
    <w:multiLevelType w:val="multilevel"/>
    <w:tmpl w:val="B9A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D34B8"/>
    <w:multiLevelType w:val="multilevel"/>
    <w:tmpl w:val="82A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92616"/>
    <w:multiLevelType w:val="multilevel"/>
    <w:tmpl w:val="8184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97B10"/>
    <w:multiLevelType w:val="hybridMultilevel"/>
    <w:tmpl w:val="741E35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D60078"/>
    <w:multiLevelType w:val="multilevel"/>
    <w:tmpl w:val="753A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47756"/>
    <w:multiLevelType w:val="multilevel"/>
    <w:tmpl w:val="DB76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13DE8"/>
    <w:multiLevelType w:val="multilevel"/>
    <w:tmpl w:val="742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53C6F"/>
    <w:multiLevelType w:val="multilevel"/>
    <w:tmpl w:val="3940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C50194"/>
    <w:multiLevelType w:val="multilevel"/>
    <w:tmpl w:val="4EC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E3EFE"/>
    <w:multiLevelType w:val="multilevel"/>
    <w:tmpl w:val="9FBA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626B2"/>
    <w:multiLevelType w:val="multilevel"/>
    <w:tmpl w:val="7EB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C733B"/>
    <w:multiLevelType w:val="multilevel"/>
    <w:tmpl w:val="C5E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20041"/>
    <w:multiLevelType w:val="multilevel"/>
    <w:tmpl w:val="F29A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30"/>
  </w:num>
  <w:num w:numId="3">
    <w:abstractNumId w:val="25"/>
  </w:num>
  <w:num w:numId="4">
    <w:abstractNumId w:val="35"/>
  </w:num>
  <w:num w:numId="5">
    <w:abstractNumId w:val="20"/>
  </w:num>
  <w:num w:numId="6">
    <w:abstractNumId w:val="36"/>
  </w:num>
  <w:num w:numId="7">
    <w:abstractNumId w:val="22"/>
  </w:num>
  <w:num w:numId="8">
    <w:abstractNumId w:val="32"/>
  </w:num>
  <w:num w:numId="9">
    <w:abstractNumId w:val="5"/>
  </w:num>
  <w:num w:numId="10">
    <w:abstractNumId w:val="26"/>
  </w:num>
  <w:num w:numId="11">
    <w:abstractNumId w:val="19"/>
  </w:num>
  <w:num w:numId="12">
    <w:abstractNumId w:val="24"/>
  </w:num>
  <w:num w:numId="13">
    <w:abstractNumId w:val="2"/>
  </w:num>
  <w:num w:numId="14">
    <w:abstractNumId w:val="12"/>
  </w:num>
  <w:num w:numId="15">
    <w:abstractNumId w:val="27"/>
  </w:num>
  <w:num w:numId="16">
    <w:abstractNumId w:val="37"/>
  </w:num>
  <w:num w:numId="17">
    <w:abstractNumId w:val="8"/>
  </w:num>
  <w:num w:numId="18">
    <w:abstractNumId w:val="6"/>
  </w:num>
  <w:num w:numId="19">
    <w:abstractNumId w:val="14"/>
  </w:num>
  <w:num w:numId="20">
    <w:abstractNumId w:val="7"/>
  </w:num>
  <w:num w:numId="21">
    <w:abstractNumId w:val="10"/>
  </w:num>
  <w:num w:numId="22">
    <w:abstractNumId w:val="38"/>
  </w:num>
  <w:num w:numId="23">
    <w:abstractNumId w:val="33"/>
  </w:num>
  <w:num w:numId="24">
    <w:abstractNumId w:val="18"/>
  </w:num>
  <w:num w:numId="25">
    <w:abstractNumId w:val="28"/>
  </w:num>
  <w:num w:numId="26">
    <w:abstractNumId w:val="17"/>
  </w:num>
  <w:num w:numId="27">
    <w:abstractNumId w:val="15"/>
  </w:num>
  <w:num w:numId="28">
    <w:abstractNumId w:val="9"/>
  </w:num>
  <w:num w:numId="29">
    <w:abstractNumId w:val="1"/>
  </w:num>
  <w:num w:numId="30">
    <w:abstractNumId w:val="31"/>
  </w:num>
  <w:num w:numId="31">
    <w:abstractNumId w:val="21"/>
  </w:num>
  <w:num w:numId="32">
    <w:abstractNumId w:val="4"/>
  </w:num>
  <w:num w:numId="33">
    <w:abstractNumId w:val="29"/>
  </w:num>
  <w:num w:numId="34">
    <w:abstractNumId w:val="16"/>
  </w:num>
  <w:num w:numId="35">
    <w:abstractNumId w:val="34"/>
  </w:num>
  <w:num w:numId="36">
    <w:abstractNumId w:val="13"/>
  </w:num>
  <w:num w:numId="37">
    <w:abstractNumId w:val="3"/>
  </w:num>
  <w:num w:numId="38">
    <w:abstractNumId w:val="39"/>
  </w:num>
  <w:num w:numId="39">
    <w:abstractNumId w:val="0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BC2"/>
    <w:rsid w:val="000015CC"/>
    <w:rsid w:val="00007876"/>
    <w:rsid w:val="000161F0"/>
    <w:rsid w:val="00024DBB"/>
    <w:rsid w:val="00026CD8"/>
    <w:rsid w:val="00026FED"/>
    <w:rsid w:val="00034F78"/>
    <w:rsid w:val="00034F83"/>
    <w:rsid w:val="00041786"/>
    <w:rsid w:val="000440B3"/>
    <w:rsid w:val="000467C6"/>
    <w:rsid w:val="000470CE"/>
    <w:rsid w:val="00054337"/>
    <w:rsid w:val="00057058"/>
    <w:rsid w:val="0005742B"/>
    <w:rsid w:val="00062226"/>
    <w:rsid w:val="0006255F"/>
    <w:rsid w:val="000643F6"/>
    <w:rsid w:val="00064E6F"/>
    <w:rsid w:val="00084E17"/>
    <w:rsid w:val="00085CA7"/>
    <w:rsid w:val="00087F77"/>
    <w:rsid w:val="000978C7"/>
    <w:rsid w:val="000A3187"/>
    <w:rsid w:val="000A4EAD"/>
    <w:rsid w:val="000A6947"/>
    <w:rsid w:val="000C0517"/>
    <w:rsid w:val="000C06F3"/>
    <w:rsid w:val="000C274B"/>
    <w:rsid w:val="000C6766"/>
    <w:rsid w:val="000D2B24"/>
    <w:rsid w:val="000D5DB5"/>
    <w:rsid w:val="000E13BC"/>
    <w:rsid w:val="000E6891"/>
    <w:rsid w:val="000F0753"/>
    <w:rsid w:val="000F3B8C"/>
    <w:rsid w:val="0010092C"/>
    <w:rsid w:val="00104E8C"/>
    <w:rsid w:val="0010518B"/>
    <w:rsid w:val="00105527"/>
    <w:rsid w:val="00113D00"/>
    <w:rsid w:val="00116ECA"/>
    <w:rsid w:val="00125473"/>
    <w:rsid w:val="00127634"/>
    <w:rsid w:val="00130C3C"/>
    <w:rsid w:val="001524A0"/>
    <w:rsid w:val="00154060"/>
    <w:rsid w:val="00154194"/>
    <w:rsid w:val="001626E4"/>
    <w:rsid w:val="00163DCB"/>
    <w:rsid w:val="001716C6"/>
    <w:rsid w:val="00173FFE"/>
    <w:rsid w:val="00174B8A"/>
    <w:rsid w:val="00175F2B"/>
    <w:rsid w:val="00177F4C"/>
    <w:rsid w:val="001815E1"/>
    <w:rsid w:val="001954A9"/>
    <w:rsid w:val="0019689A"/>
    <w:rsid w:val="001A0D0F"/>
    <w:rsid w:val="001A58EE"/>
    <w:rsid w:val="001A7F97"/>
    <w:rsid w:val="001B5E6B"/>
    <w:rsid w:val="001C233E"/>
    <w:rsid w:val="001C6A07"/>
    <w:rsid w:val="001D254A"/>
    <w:rsid w:val="001D30CB"/>
    <w:rsid w:val="001D4B40"/>
    <w:rsid w:val="001D4B90"/>
    <w:rsid w:val="001E0137"/>
    <w:rsid w:val="001E2935"/>
    <w:rsid w:val="001E3A9A"/>
    <w:rsid w:val="001F6725"/>
    <w:rsid w:val="001F6A41"/>
    <w:rsid w:val="00206ECD"/>
    <w:rsid w:val="00210351"/>
    <w:rsid w:val="00210D62"/>
    <w:rsid w:val="00216482"/>
    <w:rsid w:val="00217B64"/>
    <w:rsid w:val="00234F28"/>
    <w:rsid w:val="00235EF5"/>
    <w:rsid w:val="00241EAF"/>
    <w:rsid w:val="00244F72"/>
    <w:rsid w:val="00251EF1"/>
    <w:rsid w:val="00256E30"/>
    <w:rsid w:val="00265B15"/>
    <w:rsid w:val="002807E1"/>
    <w:rsid w:val="00280FFA"/>
    <w:rsid w:val="002815B7"/>
    <w:rsid w:val="0028395B"/>
    <w:rsid w:val="00285CCD"/>
    <w:rsid w:val="00293B67"/>
    <w:rsid w:val="00293D24"/>
    <w:rsid w:val="002952DD"/>
    <w:rsid w:val="002960DD"/>
    <w:rsid w:val="002978F6"/>
    <w:rsid w:val="002A4842"/>
    <w:rsid w:val="002B2268"/>
    <w:rsid w:val="002B23FA"/>
    <w:rsid w:val="002B636B"/>
    <w:rsid w:val="002B7656"/>
    <w:rsid w:val="002C46BF"/>
    <w:rsid w:val="002D267F"/>
    <w:rsid w:val="002D3242"/>
    <w:rsid w:val="002E6E09"/>
    <w:rsid w:val="002F06E0"/>
    <w:rsid w:val="002F0711"/>
    <w:rsid w:val="002F0D62"/>
    <w:rsid w:val="002F563D"/>
    <w:rsid w:val="002F7190"/>
    <w:rsid w:val="00300679"/>
    <w:rsid w:val="00306A93"/>
    <w:rsid w:val="00322443"/>
    <w:rsid w:val="00327F16"/>
    <w:rsid w:val="00331ABF"/>
    <w:rsid w:val="00332BFC"/>
    <w:rsid w:val="00333B7A"/>
    <w:rsid w:val="0033678D"/>
    <w:rsid w:val="003457A0"/>
    <w:rsid w:val="00353491"/>
    <w:rsid w:val="003549C5"/>
    <w:rsid w:val="00355BE1"/>
    <w:rsid w:val="00362452"/>
    <w:rsid w:val="00370BFD"/>
    <w:rsid w:val="00375A62"/>
    <w:rsid w:val="00376036"/>
    <w:rsid w:val="00377E2F"/>
    <w:rsid w:val="00380FF0"/>
    <w:rsid w:val="00384E41"/>
    <w:rsid w:val="0039519B"/>
    <w:rsid w:val="00395EB4"/>
    <w:rsid w:val="003A0E05"/>
    <w:rsid w:val="003A2BA5"/>
    <w:rsid w:val="003A6553"/>
    <w:rsid w:val="003B5F5D"/>
    <w:rsid w:val="003C2C74"/>
    <w:rsid w:val="003C48B2"/>
    <w:rsid w:val="003C78DC"/>
    <w:rsid w:val="003E57B9"/>
    <w:rsid w:val="003E6E70"/>
    <w:rsid w:val="004040A6"/>
    <w:rsid w:val="004040F7"/>
    <w:rsid w:val="00405A1D"/>
    <w:rsid w:val="00406E3D"/>
    <w:rsid w:val="00412FB1"/>
    <w:rsid w:val="004154C9"/>
    <w:rsid w:val="004171E8"/>
    <w:rsid w:val="004205DA"/>
    <w:rsid w:val="0042070F"/>
    <w:rsid w:val="004223A5"/>
    <w:rsid w:val="00424EC2"/>
    <w:rsid w:val="00430D6F"/>
    <w:rsid w:val="00431185"/>
    <w:rsid w:val="00440A49"/>
    <w:rsid w:val="0044352D"/>
    <w:rsid w:val="00443771"/>
    <w:rsid w:val="004472F1"/>
    <w:rsid w:val="00466C0D"/>
    <w:rsid w:val="004673C2"/>
    <w:rsid w:val="00470711"/>
    <w:rsid w:val="00472713"/>
    <w:rsid w:val="0048053E"/>
    <w:rsid w:val="004853BF"/>
    <w:rsid w:val="00486C08"/>
    <w:rsid w:val="004919CA"/>
    <w:rsid w:val="00491FFD"/>
    <w:rsid w:val="004945F2"/>
    <w:rsid w:val="004A1478"/>
    <w:rsid w:val="004A1AEB"/>
    <w:rsid w:val="004A7F8D"/>
    <w:rsid w:val="004B05DE"/>
    <w:rsid w:val="004B3D06"/>
    <w:rsid w:val="004B604C"/>
    <w:rsid w:val="004C5EE9"/>
    <w:rsid w:val="004E18F2"/>
    <w:rsid w:val="004F2EFC"/>
    <w:rsid w:val="004F42A9"/>
    <w:rsid w:val="005038AE"/>
    <w:rsid w:val="00512F91"/>
    <w:rsid w:val="005134FE"/>
    <w:rsid w:val="0051538D"/>
    <w:rsid w:val="00515C99"/>
    <w:rsid w:val="0051725D"/>
    <w:rsid w:val="005208F5"/>
    <w:rsid w:val="0052695D"/>
    <w:rsid w:val="00527B23"/>
    <w:rsid w:val="00536DEC"/>
    <w:rsid w:val="00540518"/>
    <w:rsid w:val="00546B2B"/>
    <w:rsid w:val="0055150F"/>
    <w:rsid w:val="00553AF9"/>
    <w:rsid w:val="00555CA3"/>
    <w:rsid w:val="00560AD5"/>
    <w:rsid w:val="005614CB"/>
    <w:rsid w:val="00564673"/>
    <w:rsid w:val="00567627"/>
    <w:rsid w:val="00573EF1"/>
    <w:rsid w:val="00577A03"/>
    <w:rsid w:val="00582F8B"/>
    <w:rsid w:val="0058378C"/>
    <w:rsid w:val="00585866"/>
    <w:rsid w:val="005861A9"/>
    <w:rsid w:val="005A05CB"/>
    <w:rsid w:val="005A5891"/>
    <w:rsid w:val="005C7475"/>
    <w:rsid w:val="005D0D42"/>
    <w:rsid w:val="005D12FA"/>
    <w:rsid w:val="005D4D92"/>
    <w:rsid w:val="005D6419"/>
    <w:rsid w:val="005E2B44"/>
    <w:rsid w:val="005F1B88"/>
    <w:rsid w:val="005F203A"/>
    <w:rsid w:val="005F23A6"/>
    <w:rsid w:val="005F5005"/>
    <w:rsid w:val="005F69AB"/>
    <w:rsid w:val="006032E5"/>
    <w:rsid w:val="00603E31"/>
    <w:rsid w:val="0061138A"/>
    <w:rsid w:val="006144B1"/>
    <w:rsid w:val="00620973"/>
    <w:rsid w:val="00621C88"/>
    <w:rsid w:val="0062483A"/>
    <w:rsid w:val="00626EEA"/>
    <w:rsid w:val="00627450"/>
    <w:rsid w:val="00630DAA"/>
    <w:rsid w:val="0063776F"/>
    <w:rsid w:val="00640C48"/>
    <w:rsid w:val="0065043F"/>
    <w:rsid w:val="00650F66"/>
    <w:rsid w:val="00652022"/>
    <w:rsid w:val="006535C6"/>
    <w:rsid w:val="006561E2"/>
    <w:rsid w:val="00662EED"/>
    <w:rsid w:val="006645F8"/>
    <w:rsid w:val="0066584A"/>
    <w:rsid w:val="00666AB7"/>
    <w:rsid w:val="0067036D"/>
    <w:rsid w:val="0067248B"/>
    <w:rsid w:val="00672E8D"/>
    <w:rsid w:val="006771D8"/>
    <w:rsid w:val="0067748C"/>
    <w:rsid w:val="006819FC"/>
    <w:rsid w:val="00681F2F"/>
    <w:rsid w:val="00683E8F"/>
    <w:rsid w:val="00693D8E"/>
    <w:rsid w:val="006A12D5"/>
    <w:rsid w:val="006B149F"/>
    <w:rsid w:val="006C03A2"/>
    <w:rsid w:val="006C1B62"/>
    <w:rsid w:val="006C2B37"/>
    <w:rsid w:val="006C63D1"/>
    <w:rsid w:val="006D3528"/>
    <w:rsid w:val="006D7457"/>
    <w:rsid w:val="006E325E"/>
    <w:rsid w:val="006E661A"/>
    <w:rsid w:val="006F3C80"/>
    <w:rsid w:val="0070034B"/>
    <w:rsid w:val="00701648"/>
    <w:rsid w:val="007039C9"/>
    <w:rsid w:val="007108FC"/>
    <w:rsid w:val="007121B6"/>
    <w:rsid w:val="00720D68"/>
    <w:rsid w:val="00721FA4"/>
    <w:rsid w:val="00724ECE"/>
    <w:rsid w:val="00731085"/>
    <w:rsid w:val="0073168A"/>
    <w:rsid w:val="00741B40"/>
    <w:rsid w:val="0074612D"/>
    <w:rsid w:val="00746BD4"/>
    <w:rsid w:val="007641C9"/>
    <w:rsid w:val="00770C57"/>
    <w:rsid w:val="00773142"/>
    <w:rsid w:val="00785B26"/>
    <w:rsid w:val="007A0A85"/>
    <w:rsid w:val="007B40C9"/>
    <w:rsid w:val="007B70AF"/>
    <w:rsid w:val="007C2B42"/>
    <w:rsid w:val="007C5811"/>
    <w:rsid w:val="007D242D"/>
    <w:rsid w:val="007D6011"/>
    <w:rsid w:val="007E2C8F"/>
    <w:rsid w:val="007E2D60"/>
    <w:rsid w:val="007E306B"/>
    <w:rsid w:val="007F38CC"/>
    <w:rsid w:val="007F4EAF"/>
    <w:rsid w:val="007F78CC"/>
    <w:rsid w:val="007F7C6C"/>
    <w:rsid w:val="00804CDB"/>
    <w:rsid w:val="00804CFF"/>
    <w:rsid w:val="008072A1"/>
    <w:rsid w:val="00815721"/>
    <w:rsid w:val="00823903"/>
    <w:rsid w:val="00824363"/>
    <w:rsid w:val="008266C3"/>
    <w:rsid w:val="00831ED2"/>
    <w:rsid w:val="0083622C"/>
    <w:rsid w:val="00847A78"/>
    <w:rsid w:val="00853299"/>
    <w:rsid w:val="00855954"/>
    <w:rsid w:val="00855C2D"/>
    <w:rsid w:val="008568D0"/>
    <w:rsid w:val="00866034"/>
    <w:rsid w:val="00870E64"/>
    <w:rsid w:val="008744DB"/>
    <w:rsid w:val="0088208B"/>
    <w:rsid w:val="0088330F"/>
    <w:rsid w:val="00885C6E"/>
    <w:rsid w:val="008927A8"/>
    <w:rsid w:val="00892F43"/>
    <w:rsid w:val="00897D43"/>
    <w:rsid w:val="008A1BDA"/>
    <w:rsid w:val="008A42D5"/>
    <w:rsid w:val="008A5E70"/>
    <w:rsid w:val="008A7C28"/>
    <w:rsid w:val="008B1ED1"/>
    <w:rsid w:val="008B6441"/>
    <w:rsid w:val="008C4B14"/>
    <w:rsid w:val="008C55DB"/>
    <w:rsid w:val="008C681C"/>
    <w:rsid w:val="008D4EDD"/>
    <w:rsid w:val="008D68A2"/>
    <w:rsid w:val="008E61CB"/>
    <w:rsid w:val="008E7FA1"/>
    <w:rsid w:val="008F0BC2"/>
    <w:rsid w:val="008F4BD9"/>
    <w:rsid w:val="00910DBA"/>
    <w:rsid w:val="0091117D"/>
    <w:rsid w:val="00913B8F"/>
    <w:rsid w:val="00917C24"/>
    <w:rsid w:val="009206E1"/>
    <w:rsid w:val="00920DFD"/>
    <w:rsid w:val="009233DB"/>
    <w:rsid w:val="00926693"/>
    <w:rsid w:val="00926F4B"/>
    <w:rsid w:val="0093159C"/>
    <w:rsid w:val="00937092"/>
    <w:rsid w:val="0093772B"/>
    <w:rsid w:val="009414F8"/>
    <w:rsid w:val="0094335F"/>
    <w:rsid w:val="00943764"/>
    <w:rsid w:val="00950CD6"/>
    <w:rsid w:val="00951C92"/>
    <w:rsid w:val="00953274"/>
    <w:rsid w:val="0095386A"/>
    <w:rsid w:val="00953943"/>
    <w:rsid w:val="009562DE"/>
    <w:rsid w:val="00960268"/>
    <w:rsid w:val="009619DE"/>
    <w:rsid w:val="0096237A"/>
    <w:rsid w:val="00963C72"/>
    <w:rsid w:val="00964459"/>
    <w:rsid w:val="00964FE6"/>
    <w:rsid w:val="009656CA"/>
    <w:rsid w:val="00970160"/>
    <w:rsid w:val="009728F5"/>
    <w:rsid w:val="00974ADF"/>
    <w:rsid w:val="00975F78"/>
    <w:rsid w:val="00976B18"/>
    <w:rsid w:val="009773A6"/>
    <w:rsid w:val="00981E64"/>
    <w:rsid w:val="00982A93"/>
    <w:rsid w:val="00985FE6"/>
    <w:rsid w:val="009872DB"/>
    <w:rsid w:val="009900A8"/>
    <w:rsid w:val="0099471E"/>
    <w:rsid w:val="00996B8E"/>
    <w:rsid w:val="009977D8"/>
    <w:rsid w:val="009A389C"/>
    <w:rsid w:val="009A4046"/>
    <w:rsid w:val="009B0021"/>
    <w:rsid w:val="009B0199"/>
    <w:rsid w:val="009B1D73"/>
    <w:rsid w:val="009B3387"/>
    <w:rsid w:val="009B5887"/>
    <w:rsid w:val="009C41BF"/>
    <w:rsid w:val="009D2546"/>
    <w:rsid w:val="009D30FC"/>
    <w:rsid w:val="009D3A9E"/>
    <w:rsid w:val="009E1622"/>
    <w:rsid w:val="009E734A"/>
    <w:rsid w:val="009F0632"/>
    <w:rsid w:val="009F1ECA"/>
    <w:rsid w:val="009F2001"/>
    <w:rsid w:val="009F6BF6"/>
    <w:rsid w:val="009F6CA9"/>
    <w:rsid w:val="009F70A8"/>
    <w:rsid w:val="00A015BA"/>
    <w:rsid w:val="00A04FD6"/>
    <w:rsid w:val="00A05745"/>
    <w:rsid w:val="00A0690E"/>
    <w:rsid w:val="00A12C43"/>
    <w:rsid w:val="00A14188"/>
    <w:rsid w:val="00A30638"/>
    <w:rsid w:val="00A3141A"/>
    <w:rsid w:val="00A35ADE"/>
    <w:rsid w:val="00A60132"/>
    <w:rsid w:val="00A60F11"/>
    <w:rsid w:val="00A626B6"/>
    <w:rsid w:val="00A6304F"/>
    <w:rsid w:val="00A63F9E"/>
    <w:rsid w:val="00A6466D"/>
    <w:rsid w:val="00A64EC4"/>
    <w:rsid w:val="00A65D0C"/>
    <w:rsid w:val="00A76EEE"/>
    <w:rsid w:val="00A80292"/>
    <w:rsid w:val="00A80B48"/>
    <w:rsid w:val="00A876EA"/>
    <w:rsid w:val="00A94EF3"/>
    <w:rsid w:val="00A96105"/>
    <w:rsid w:val="00A97D49"/>
    <w:rsid w:val="00AA14D4"/>
    <w:rsid w:val="00AA170E"/>
    <w:rsid w:val="00AA43D0"/>
    <w:rsid w:val="00AA52E7"/>
    <w:rsid w:val="00AA6331"/>
    <w:rsid w:val="00AC0E6C"/>
    <w:rsid w:val="00AC60D4"/>
    <w:rsid w:val="00AE29E4"/>
    <w:rsid w:val="00AF24ED"/>
    <w:rsid w:val="00AF2C8B"/>
    <w:rsid w:val="00AF684A"/>
    <w:rsid w:val="00B0077C"/>
    <w:rsid w:val="00B01DD9"/>
    <w:rsid w:val="00B02793"/>
    <w:rsid w:val="00B04465"/>
    <w:rsid w:val="00B069EA"/>
    <w:rsid w:val="00B1119E"/>
    <w:rsid w:val="00B117FF"/>
    <w:rsid w:val="00B11B29"/>
    <w:rsid w:val="00B16AA8"/>
    <w:rsid w:val="00B20F9F"/>
    <w:rsid w:val="00B221A5"/>
    <w:rsid w:val="00B23315"/>
    <w:rsid w:val="00B23A9A"/>
    <w:rsid w:val="00B275DC"/>
    <w:rsid w:val="00B44EAD"/>
    <w:rsid w:val="00B46918"/>
    <w:rsid w:val="00B538B7"/>
    <w:rsid w:val="00B556DE"/>
    <w:rsid w:val="00B56332"/>
    <w:rsid w:val="00B5704C"/>
    <w:rsid w:val="00B63B8A"/>
    <w:rsid w:val="00B65D1C"/>
    <w:rsid w:val="00B6674F"/>
    <w:rsid w:val="00B66908"/>
    <w:rsid w:val="00B6705D"/>
    <w:rsid w:val="00B70567"/>
    <w:rsid w:val="00B7095E"/>
    <w:rsid w:val="00B7294E"/>
    <w:rsid w:val="00B770ED"/>
    <w:rsid w:val="00B77521"/>
    <w:rsid w:val="00B80B94"/>
    <w:rsid w:val="00B81D69"/>
    <w:rsid w:val="00BA0A5D"/>
    <w:rsid w:val="00BA322E"/>
    <w:rsid w:val="00BA3FA3"/>
    <w:rsid w:val="00BA4C97"/>
    <w:rsid w:val="00BA6EF0"/>
    <w:rsid w:val="00BB1E4B"/>
    <w:rsid w:val="00BB35C4"/>
    <w:rsid w:val="00BB501C"/>
    <w:rsid w:val="00BB6435"/>
    <w:rsid w:val="00BB6564"/>
    <w:rsid w:val="00BB7F5B"/>
    <w:rsid w:val="00BC29E6"/>
    <w:rsid w:val="00BC42D1"/>
    <w:rsid w:val="00BC6A76"/>
    <w:rsid w:val="00BD0E0B"/>
    <w:rsid w:val="00BD24BF"/>
    <w:rsid w:val="00BD4B7F"/>
    <w:rsid w:val="00BD56FC"/>
    <w:rsid w:val="00BE09DF"/>
    <w:rsid w:val="00BE0B7A"/>
    <w:rsid w:val="00BE0E66"/>
    <w:rsid w:val="00BE626B"/>
    <w:rsid w:val="00BE7ACA"/>
    <w:rsid w:val="00BF3647"/>
    <w:rsid w:val="00BF4E38"/>
    <w:rsid w:val="00C03E2A"/>
    <w:rsid w:val="00C12735"/>
    <w:rsid w:val="00C14ED3"/>
    <w:rsid w:val="00C1642D"/>
    <w:rsid w:val="00C2240D"/>
    <w:rsid w:val="00C23544"/>
    <w:rsid w:val="00C258B3"/>
    <w:rsid w:val="00C26633"/>
    <w:rsid w:val="00C30092"/>
    <w:rsid w:val="00C330A8"/>
    <w:rsid w:val="00C33CF0"/>
    <w:rsid w:val="00C34801"/>
    <w:rsid w:val="00C410D7"/>
    <w:rsid w:val="00C45511"/>
    <w:rsid w:val="00C53360"/>
    <w:rsid w:val="00C57707"/>
    <w:rsid w:val="00C60BC3"/>
    <w:rsid w:val="00C717F1"/>
    <w:rsid w:val="00C7626F"/>
    <w:rsid w:val="00C81F96"/>
    <w:rsid w:val="00C8521C"/>
    <w:rsid w:val="00C917CB"/>
    <w:rsid w:val="00C93B17"/>
    <w:rsid w:val="00C93E39"/>
    <w:rsid w:val="00CA1CF4"/>
    <w:rsid w:val="00CA3282"/>
    <w:rsid w:val="00CA460B"/>
    <w:rsid w:val="00CA5FF3"/>
    <w:rsid w:val="00CA6935"/>
    <w:rsid w:val="00CB763A"/>
    <w:rsid w:val="00CC197E"/>
    <w:rsid w:val="00CC5FA7"/>
    <w:rsid w:val="00CF212C"/>
    <w:rsid w:val="00CF6207"/>
    <w:rsid w:val="00D01301"/>
    <w:rsid w:val="00D025EB"/>
    <w:rsid w:val="00D04C95"/>
    <w:rsid w:val="00D11195"/>
    <w:rsid w:val="00D1397B"/>
    <w:rsid w:val="00D143AF"/>
    <w:rsid w:val="00D1469F"/>
    <w:rsid w:val="00D16354"/>
    <w:rsid w:val="00D16F12"/>
    <w:rsid w:val="00D224EC"/>
    <w:rsid w:val="00D233CF"/>
    <w:rsid w:val="00D24E94"/>
    <w:rsid w:val="00D26548"/>
    <w:rsid w:val="00D30071"/>
    <w:rsid w:val="00D31794"/>
    <w:rsid w:val="00D441E7"/>
    <w:rsid w:val="00D45149"/>
    <w:rsid w:val="00D5104F"/>
    <w:rsid w:val="00D547A9"/>
    <w:rsid w:val="00D57B39"/>
    <w:rsid w:val="00D603AE"/>
    <w:rsid w:val="00D65C7E"/>
    <w:rsid w:val="00D701A8"/>
    <w:rsid w:val="00D73077"/>
    <w:rsid w:val="00D75437"/>
    <w:rsid w:val="00D83AB1"/>
    <w:rsid w:val="00D85683"/>
    <w:rsid w:val="00DA6000"/>
    <w:rsid w:val="00DB44AC"/>
    <w:rsid w:val="00DC0EB6"/>
    <w:rsid w:val="00DC19F5"/>
    <w:rsid w:val="00DC1E01"/>
    <w:rsid w:val="00DC3916"/>
    <w:rsid w:val="00DC4F8C"/>
    <w:rsid w:val="00DD05D3"/>
    <w:rsid w:val="00DD23F8"/>
    <w:rsid w:val="00DD3D63"/>
    <w:rsid w:val="00DD5102"/>
    <w:rsid w:val="00DD7D03"/>
    <w:rsid w:val="00DD7F49"/>
    <w:rsid w:val="00DE2AC3"/>
    <w:rsid w:val="00DF52CB"/>
    <w:rsid w:val="00E02C3E"/>
    <w:rsid w:val="00E0409C"/>
    <w:rsid w:val="00E116E3"/>
    <w:rsid w:val="00E172B1"/>
    <w:rsid w:val="00E2229B"/>
    <w:rsid w:val="00E34E06"/>
    <w:rsid w:val="00E35025"/>
    <w:rsid w:val="00E356CB"/>
    <w:rsid w:val="00E364FA"/>
    <w:rsid w:val="00E3756B"/>
    <w:rsid w:val="00E4171B"/>
    <w:rsid w:val="00E5014B"/>
    <w:rsid w:val="00E54F98"/>
    <w:rsid w:val="00E55240"/>
    <w:rsid w:val="00E55CB3"/>
    <w:rsid w:val="00E565F8"/>
    <w:rsid w:val="00E61E5C"/>
    <w:rsid w:val="00E64246"/>
    <w:rsid w:val="00E64437"/>
    <w:rsid w:val="00E70370"/>
    <w:rsid w:val="00E7160F"/>
    <w:rsid w:val="00E7256A"/>
    <w:rsid w:val="00E806D2"/>
    <w:rsid w:val="00E854D1"/>
    <w:rsid w:val="00E875C0"/>
    <w:rsid w:val="00E900F6"/>
    <w:rsid w:val="00E92862"/>
    <w:rsid w:val="00E937F3"/>
    <w:rsid w:val="00E94397"/>
    <w:rsid w:val="00E97432"/>
    <w:rsid w:val="00EA1159"/>
    <w:rsid w:val="00EA3053"/>
    <w:rsid w:val="00EA79AA"/>
    <w:rsid w:val="00EB011A"/>
    <w:rsid w:val="00EB49E0"/>
    <w:rsid w:val="00EC04D3"/>
    <w:rsid w:val="00EC0664"/>
    <w:rsid w:val="00EC749E"/>
    <w:rsid w:val="00EC7D6F"/>
    <w:rsid w:val="00ED3757"/>
    <w:rsid w:val="00EE0B49"/>
    <w:rsid w:val="00EE0EFB"/>
    <w:rsid w:val="00EE17E9"/>
    <w:rsid w:val="00F048E8"/>
    <w:rsid w:val="00F16F62"/>
    <w:rsid w:val="00F177F8"/>
    <w:rsid w:val="00F178AD"/>
    <w:rsid w:val="00F33C69"/>
    <w:rsid w:val="00F3536C"/>
    <w:rsid w:val="00F35CDC"/>
    <w:rsid w:val="00F374DC"/>
    <w:rsid w:val="00F41321"/>
    <w:rsid w:val="00F5285B"/>
    <w:rsid w:val="00F56619"/>
    <w:rsid w:val="00F57C99"/>
    <w:rsid w:val="00F637F4"/>
    <w:rsid w:val="00F806FA"/>
    <w:rsid w:val="00F82628"/>
    <w:rsid w:val="00F86FF0"/>
    <w:rsid w:val="00F87021"/>
    <w:rsid w:val="00F91085"/>
    <w:rsid w:val="00F92FB3"/>
    <w:rsid w:val="00F957DA"/>
    <w:rsid w:val="00F97A30"/>
    <w:rsid w:val="00FA006C"/>
    <w:rsid w:val="00FA5D50"/>
    <w:rsid w:val="00FB0D97"/>
    <w:rsid w:val="00FB193A"/>
    <w:rsid w:val="00FB37BA"/>
    <w:rsid w:val="00FB7686"/>
    <w:rsid w:val="00FE13B0"/>
    <w:rsid w:val="00FE2889"/>
    <w:rsid w:val="00FE2E7B"/>
    <w:rsid w:val="00FE5255"/>
    <w:rsid w:val="00FE7BE6"/>
    <w:rsid w:val="00FF309A"/>
    <w:rsid w:val="00FF6236"/>
    <w:rsid w:val="00FF69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96496"/>
  <w15:docId w15:val="{6B207D8F-1A75-4B2E-A852-27751DC2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0EB6"/>
  </w:style>
  <w:style w:type="paragraph" w:styleId="1">
    <w:name w:val="heading 1"/>
    <w:basedOn w:val="a"/>
    <w:next w:val="a"/>
    <w:link w:val="10"/>
    <w:uiPriority w:val="9"/>
    <w:qFormat/>
    <w:rsid w:val="00D65C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C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65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5D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C55DB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515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A5E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A5E70"/>
  </w:style>
  <w:style w:type="paragraph" w:styleId="a8">
    <w:name w:val="footer"/>
    <w:basedOn w:val="a"/>
    <w:link w:val="a9"/>
    <w:uiPriority w:val="99"/>
    <w:unhideWhenUsed/>
    <w:rsid w:val="008A5E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A5E70"/>
  </w:style>
  <w:style w:type="paragraph" w:styleId="aa">
    <w:name w:val="footnote text"/>
    <w:basedOn w:val="a"/>
    <w:link w:val="ab"/>
    <w:uiPriority w:val="99"/>
    <w:semiHidden/>
    <w:unhideWhenUsed/>
    <w:rsid w:val="001A0D0F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1A0D0F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1A0D0F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D54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547A9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basedOn w:val="a0"/>
    <w:uiPriority w:val="99"/>
    <w:semiHidden/>
    <w:unhideWhenUsed/>
    <w:rsid w:val="00DA6000"/>
    <w:rPr>
      <w:color w:val="605E5C"/>
      <w:shd w:val="clear" w:color="auto" w:fill="E1DFDD"/>
    </w:rPr>
  </w:style>
  <w:style w:type="character" w:customStyle="1" w:styleId="rH1Style">
    <w:name w:val="rH1Style"/>
    <w:rsid w:val="00536DEC"/>
    <w:rPr>
      <w:b w:val="0"/>
      <w:bCs w:val="0"/>
      <w:sz w:val="52"/>
      <w:szCs w:val="52"/>
      <w:lang w:val="ru-RU"/>
    </w:rPr>
  </w:style>
  <w:style w:type="paragraph" w:customStyle="1" w:styleId="pH1Style">
    <w:name w:val="pH1Style"/>
    <w:basedOn w:val="a"/>
    <w:rsid w:val="00536DEC"/>
    <w:pPr>
      <w:spacing w:before="200" w:after="50"/>
      <w:jc w:val="center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rTitleStyle">
    <w:name w:val="rTitleStyle"/>
    <w:rsid w:val="00536DEC"/>
    <w:rPr>
      <w:b/>
      <w:bCs/>
      <w:spacing w:val="16"/>
      <w:sz w:val="28"/>
      <w:szCs w:val="28"/>
      <w:lang w:val="ru-RU"/>
    </w:rPr>
  </w:style>
  <w:style w:type="paragraph" w:customStyle="1" w:styleId="pTitleStyle">
    <w:name w:val="pTitleStyle"/>
    <w:basedOn w:val="a"/>
    <w:rsid w:val="00536DEC"/>
    <w:pPr>
      <w:spacing w:after="100" w:line="254" w:lineRule="auto"/>
      <w:jc w:val="center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pTextStyleCenter">
    <w:name w:val="pTextStyleCenter"/>
    <w:basedOn w:val="a"/>
    <w:rsid w:val="001A7F97"/>
    <w:pPr>
      <w:spacing w:after="0" w:line="252" w:lineRule="auto"/>
      <w:jc w:val="center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styleId="af">
    <w:name w:val="FollowedHyperlink"/>
    <w:basedOn w:val="a0"/>
    <w:uiPriority w:val="99"/>
    <w:semiHidden/>
    <w:unhideWhenUsed/>
    <w:rsid w:val="004171E8"/>
    <w:rPr>
      <w:color w:val="954F72" w:themeColor="followedHyperlink"/>
      <w:u w:val="single"/>
    </w:rPr>
  </w:style>
  <w:style w:type="paragraph" w:customStyle="1" w:styleId="pTextStyle">
    <w:name w:val="pTextStyle"/>
    <w:basedOn w:val="a"/>
    <w:rsid w:val="003549C5"/>
    <w:pPr>
      <w:spacing w:after="0" w:line="25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hscoswrapper">
    <w:name w:val="hs_cos_wrapper"/>
    <w:basedOn w:val="a0"/>
    <w:rsid w:val="009B5887"/>
  </w:style>
  <w:style w:type="paragraph" w:styleId="af0">
    <w:name w:val="Normal (Web)"/>
    <w:basedOn w:val="a"/>
    <w:uiPriority w:val="99"/>
    <w:semiHidden/>
    <w:unhideWhenUsed/>
    <w:rsid w:val="00B20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5C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65C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content--common-blockblock-3u">
    <w:name w:val="content--common-block__block-3u"/>
    <w:basedOn w:val="a"/>
    <w:rsid w:val="00D65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65C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zen-layout--navigation-tabtabcontent-2d">
    <w:name w:val="dzen-layout--navigation-tab__tabcontent-2d"/>
    <w:basedOn w:val="a"/>
    <w:rsid w:val="00D65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zen-layout--ad-campaign-linktitle-1y">
    <w:name w:val="dzen-layout--ad-campaign-link__title-1y"/>
    <w:basedOn w:val="a0"/>
    <w:rsid w:val="00D65C7E"/>
  </w:style>
  <w:style w:type="character" w:customStyle="1" w:styleId="dzen-layout--ad-campaign-linklink-22">
    <w:name w:val="dzen-layout--ad-campaign-link__link-22"/>
    <w:basedOn w:val="a0"/>
    <w:rsid w:val="00D65C7E"/>
  </w:style>
  <w:style w:type="character" w:customStyle="1" w:styleId="d8155fa81">
    <w:name w:val="d8155fa81"/>
    <w:basedOn w:val="a0"/>
    <w:rsid w:val="00D65C7E"/>
  </w:style>
  <w:style w:type="character" w:customStyle="1" w:styleId="content--publisher-block-inlinechannelname-wv">
    <w:name w:val="content--publisher-block-inline__channelname-wv"/>
    <w:basedOn w:val="a0"/>
    <w:rsid w:val="00D65C7E"/>
  </w:style>
  <w:style w:type="paragraph" w:customStyle="1" w:styleId="futurismarkdown-paragraph">
    <w:name w:val="futurismarkdown-paragraph"/>
    <w:basedOn w:val="a"/>
    <w:rsid w:val="00D65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D65C7E"/>
    <w:rPr>
      <w:b/>
      <w:bCs/>
    </w:rPr>
  </w:style>
  <w:style w:type="paragraph" w:customStyle="1" w:styleId="futurismarkdown-listitem">
    <w:name w:val="futurismarkdown-listitem"/>
    <w:basedOn w:val="a"/>
    <w:rsid w:val="00D65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e-bracket">
    <w:name w:val="cite-bracket"/>
    <w:basedOn w:val="a0"/>
    <w:rsid w:val="00D65C7E"/>
  </w:style>
  <w:style w:type="character" w:customStyle="1" w:styleId="home-link2">
    <w:name w:val="home-link2"/>
    <w:basedOn w:val="a0"/>
    <w:rsid w:val="00D65C7E"/>
  </w:style>
  <w:style w:type="paragraph" w:customStyle="1" w:styleId="af2">
    <w:basedOn w:val="a"/>
    <w:next w:val="af0"/>
    <w:uiPriority w:val="99"/>
    <w:unhideWhenUsed/>
    <w:rsid w:val="00BA3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3">
    <w:basedOn w:val="a"/>
    <w:next w:val="af0"/>
    <w:uiPriority w:val="99"/>
    <w:unhideWhenUsed/>
    <w:rsid w:val="007F7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564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9557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3590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1811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8999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8495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99322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6595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6796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5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7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58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65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5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4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3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8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8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3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7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0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1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8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2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0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23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5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8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8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1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5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0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5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4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1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5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28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4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0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4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7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9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72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53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8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96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1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0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0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5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93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7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2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1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3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2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3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2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9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5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7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2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1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8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82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9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1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0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43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2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09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3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2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41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7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2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11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9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74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15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9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6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2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3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2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35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0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6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4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8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7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68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1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55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82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6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4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92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7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3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7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6071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0028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79751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5519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1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0549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5485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1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67345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5998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.wikipedia.org/wiki/Opera" TargetMode="External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ru.wikipedia.org/wiki/Google_Chrome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ru.wikipedia.org/wiki/%D0%AF%D0%BD%D0%B4%D0%B5%D0%BA%D1%81_%D0%91%D1%80%D0%B0%D1%83%D0%B7%D0%B5%D1%80" TargetMode="External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Mozilla_Firefox" TargetMode="Externa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hyperlink" Target="https://ru.wikipedia.org/wiki/Safari" TargetMode="External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ru.wikipedia.org/wiki/%D0%9F%D0%BE%D0%B8%D1%81%D0%BA%D0%BE%D0%B2%D0%B0%D1%8F_%D1%81%D0%B8%D1%81%D1%82%D0%B5%D0%BC%D0%B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Microsoft_Edge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1965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User;Чёрный Юрий</dc:creator>
  <cp:keywords/>
  <dc:description/>
  <cp:lastModifiedBy>studs</cp:lastModifiedBy>
  <cp:revision>4</cp:revision>
  <dcterms:created xsi:type="dcterms:W3CDTF">2026-02-11T04:58:00Z</dcterms:created>
  <dcterms:modified xsi:type="dcterms:W3CDTF">2026-03-13T05:39:00Z</dcterms:modified>
</cp:coreProperties>
</file>